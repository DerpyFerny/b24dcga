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95456D" w14:textId="77777777" w:rsidR="007D36D7" w:rsidRPr="00EE75EB" w:rsidRDefault="007D36D7" w:rsidP="00CB47F1">
      <w:pPr>
        <w:rPr>
          <w:rFonts w:cs="Times New Roman"/>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7C2FD7" w:rsidRPr="00EE75EB" w14:paraId="0154FE9F" w14:textId="77777777" w:rsidTr="007D36D7">
        <w:tc>
          <w:tcPr>
            <w:tcW w:w="4644" w:type="dxa"/>
          </w:tcPr>
          <w:p w14:paraId="46087607" w14:textId="77777777" w:rsidR="007D36D7" w:rsidRPr="00EE75EB" w:rsidRDefault="00CB47F1" w:rsidP="007D36D7">
            <w:pPr>
              <w:spacing w:before="120" w:after="120"/>
              <w:jc w:val="center"/>
              <w:rPr>
                <w:rFonts w:cs="Times New Roman"/>
                <w:sz w:val="26"/>
                <w:szCs w:val="24"/>
              </w:rPr>
            </w:pPr>
            <w:r w:rsidRPr="00EE75EB">
              <w:rPr>
                <w:rFonts w:cs="Times New Roman"/>
                <w:sz w:val="26"/>
                <w:szCs w:val="24"/>
              </w:rPr>
              <w:t>VIỆN CÔNG NGHỆ THÔNG TIN VÀ</w:t>
            </w:r>
          </w:p>
          <w:p w14:paraId="3D096C86" w14:textId="3203B740" w:rsidR="00CB47F1" w:rsidRPr="00EE75EB" w:rsidRDefault="00CB47F1" w:rsidP="007D36D7">
            <w:pPr>
              <w:spacing w:before="120" w:after="120"/>
              <w:jc w:val="center"/>
              <w:rPr>
                <w:rFonts w:cs="Times New Roman"/>
                <w:sz w:val="26"/>
                <w:szCs w:val="24"/>
              </w:rPr>
            </w:pPr>
            <w:r w:rsidRPr="00EE75EB">
              <w:rPr>
                <w:rFonts w:cs="Times New Roman"/>
                <w:sz w:val="26"/>
                <w:szCs w:val="24"/>
              </w:rPr>
              <w:t>TRUYỀN THÔNG CDIT</w:t>
            </w:r>
          </w:p>
        </w:tc>
        <w:tc>
          <w:tcPr>
            <w:tcW w:w="4644" w:type="dxa"/>
          </w:tcPr>
          <w:p w14:paraId="2D95171D" w14:textId="19E48A1D" w:rsidR="007D36D7" w:rsidRPr="00EE75EB" w:rsidRDefault="007D36D7" w:rsidP="007D36D7">
            <w:pPr>
              <w:spacing w:before="120" w:after="120"/>
              <w:jc w:val="center"/>
              <w:rPr>
                <w:rFonts w:cs="Times New Roman"/>
                <w:b/>
                <w:sz w:val="26"/>
                <w:szCs w:val="24"/>
              </w:rPr>
            </w:pPr>
            <w:r w:rsidRPr="00EE75EB">
              <w:rPr>
                <w:rFonts w:cs="Times New Roman"/>
                <w:b/>
                <w:sz w:val="26"/>
                <w:szCs w:val="24"/>
              </w:rPr>
              <w:t xml:space="preserve">ĐỀ CƯƠNG </w:t>
            </w:r>
            <w:r w:rsidR="006D748F" w:rsidRPr="00EE75EB">
              <w:rPr>
                <w:rFonts w:cs="Times New Roman"/>
                <w:b/>
                <w:sz w:val="26"/>
                <w:szCs w:val="24"/>
              </w:rPr>
              <w:t>CHI</w:t>
            </w:r>
            <w:r w:rsidR="006D748F" w:rsidRPr="00EE75EB">
              <w:rPr>
                <w:rFonts w:cs="Times New Roman"/>
                <w:b/>
                <w:sz w:val="26"/>
                <w:szCs w:val="24"/>
                <w:lang w:val="vi-VN"/>
              </w:rPr>
              <w:t xml:space="preserve"> TIẾT </w:t>
            </w:r>
            <w:r w:rsidRPr="00EE75EB">
              <w:rPr>
                <w:rFonts w:cs="Times New Roman"/>
                <w:b/>
                <w:sz w:val="26"/>
                <w:szCs w:val="24"/>
              </w:rPr>
              <w:t>HỌC PHẦN</w:t>
            </w:r>
          </w:p>
          <w:p w14:paraId="00F6659D" w14:textId="30557C72" w:rsidR="007D36D7" w:rsidRPr="00EE75EB" w:rsidRDefault="00FF78B5" w:rsidP="007D36D7">
            <w:pPr>
              <w:spacing w:before="120" w:after="120"/>
              <w:jc w:val="center"/>
              <w:rPr>
                <w:rFonts w:cs="Times New Roman"/>
                <w:sz w:val="26"/>
                <w:szCs w:val="24"/>
              </w:rPr>
            </w:pPr>
            <w:r w:rsidRPr="00EE75EB">
              <w:rPr>
                <w:rFonts w:cs="Times New Roman"/>
                <w:sz w:val="26"/>
                <w:szCs w:val="24"/>
              </w:rPr>
              <w:t>LẬP TRÌNH ĐỒ HỌA</w:t>
            </w:r>
            <w:r w:rsidR="00CB47F1" w:rsidRPr="00EE75EB">
              <w:rPr>
                <w:rFonts w:cs="Times New Roman"/>
                <w:sz w:val="26"/>
                <w:szCs w:val="24"/>
              </w:rPr>
              <w:t xml:space="preserve"> GAME</w:t>
            </w:r>
          </w:p>
          <w:p w14:paraId="4BA4837C" w14:textId="56C0AFD6" w:rsidR="006D748F" w:rsidRPr="00EE75EB" w:rsidRDefault="006D748F" w:rsidP="007D36D7">
            <w:pPr>
              <w:spacing w:before="120" w:after="120"/>
              <w:jc w:val="center"/>
              <w:rPr>
                <w:rFonts w:cs="Times New Roman"/>
                <w:sz w:val="26"/>
                <w:szCs w:val="24"/>
                <w:lang w:val="vi-VN"/>
              </w:rPr>
            </w:pPr>
            <w:r w:rsidRPr="00EE75EB">
              <w:rPr>
                <w:rFonts w:cs="Times New Roman"/>
                <w:sz w:val="26"/>
                <w:szCs w:val="24"/>
                <w:lang w:val="vi-VN"/>
              </w:rPr>
              <w:t>[MÃ HỌC PHẦN: .............]</w:t>
            </w:r>
          </w:p>
        </w:tc>
      </w:tr>
    </w:tbl>
    <w:p w14:paraId="319DA3B6" w14:textId="77777777" w:rsidR="00D75926" w:rsidRPr="00EE75EB" w:rsidRDefault="00D75926" w:rsidP="00FA32A2">
      <w:pPr>
        <w:pStyle w:val="ListParagraph"/>
        <w:numPr>
          <w:ilvl w:val="0"/>
          <w:numId w:val="1"/>
        </w:numPr>
        <w:rPr>
          <w:rFonts w:cs="Times New Roman"/>
          <w:b/>
          <w:sz w:val="26"/>
          <w:szCs w:val="26"/>
        </w:rPr>
      </w:pPr>
      <w:r w:rsidRPr="00EE75EB">
        <w:rPr>
          <w:rFonts w:cs="Times New Roman"/>
          <w:b/>
          <w:sz w:val="26"/>
          <w:szCs w:val="26"/>
        </w:rPr>
        <w:t>Thông tin về giảng viên</w:t>
      </w:r>
    </w:p>
    <w:p w14:paraId="079E58DF" w14:textId="77777777" w:rsidR="003F7C0E" w:rsidRPr="00EE75EB" w:rsidRDefault="003F7C0E" w:rsidP="00FA32A2">
      <w:pPr>
        <w:ind w:left="360"/>
        <w:rPr>
          <w:rFonts w:cs="Times New Roman"/>
          <w:i/>
          <w:sz w:val="26"/>
          <w:szCs w:val="26"/>
        </w:rPr>
      </w:pPr>
      <w:r w:rsidRPr="00EE75EB">
        <w:rPr>
          <w:rFonts w:cs="Times New Roman"/>
          <w:i/>
          <w:sz w:val="26"/>
          <w:szCs w:val="26"/>
        </w:rPr>
        <w:t xml:space="preserve">(Những Giảng viên có thể tham gia giảng dạy được học phần hoặc </w:t>
      </w:r>
      <w:r w:rsidR="000D0C04" w:rsidRPr="00EE75EB">
        <w:rPr>
          <w:rFonts w:cs="Times New Roman"/>
          <w:i/>
          <w:sz w:val="26"/>
          <w:szCs w:val="26"/>
        </w:rPr>
        <w:t>Bộ môn có kế hoạch phân công Giảng viên chuẩn bị giảng dạy môn học)</w:t>
      </w:r>
    </w:p>
    <w:p w14:paraId="2060BA98" w14:textId="77777777" w:rsidR="00CA6FFD" w:rsidRPr="00EE75EB" w:rsidRDefault="00CA6FFD" w:rsidP="00CA6FFD">
      <w:pPr>
        <w:spacing w:before="60" w:after="60"/>
        <w:ind w:left="720"/>
        <w:rPr>
          <w:rFonts w:cs="Times New Roman"/>
          <w:b/>
          <w:i/>
          <w:sz w:val="26"/>
          <w:szCs w:val="26"/>
        </w:rPr>
      </w:pPr>
      <w:r w:rsidRPr="00EE75EB">
        <w:rPr>
          <w:rFonts w:cs="Times New Roman"/>
          <w:b/>
          <w:i/>
          <w:sz w:val="26"/>
          <w:szCs w:val="26"/>
        </w:rPr>
        <w:t>1.1 Giảng viên 1:</w:t>
      </w:r>
    </w:p>
    <w:p w14:paraId="39E313D0" w14:textId="77777777" w:rsidR="00CA6FFD" w:rsidRPr="0028032E" w:rsidRDefault="00CA6FFD" w:rsidP="00CA6FFD">
      <w:pPr>
        <w:spacing w:before="60" w:after="60"/>
        <w:ind w:left="720"/>
        <w:rPr>
          <w:rFonts w:cs="Times New Roman"/>
          <w:sz w:val="26"/>
          <w:szCs w:val="26"/>
        </w:rPr>
      </w:pPr>
      <w:r w:rsidRPr="0028032E">
        <w:rPr>
          <w:rFonts w:cs="Times New Roman"/>
          <w:sz w:val="26"/>
          <w:szCs w:val="26"/>
        </w:rPr>
        <w:t xml:space="preserve">Họ và tên: </w:t>
      </w:r>
      <w:r w:rsidRPr="0028032E">
        <w:rPr>
          <w:rFonts w:cs="Times New Roman"/>
          <w:spacing w:val="10"/>
          <w:sz w:val="26"/>
          <w:szCs w:val="26"/>
        </w:rPr>
        <w:t>Nguyễn Tu</w:t>
      </w:r>
      <w:r>
        <w:rPr>
          <w:rFonts w:cs="Times New Roman"/>
          <w:spacing w:val="10"/>
          <w:sz w:val="26"/>
          <w:szCs w:val="26"/>
        </w:rPr>
        <w:t>ấn Minh</w:t>
      </w:r>
    </w:p>
    <w:p w14:paraId="577BEE0D" w14:textId="77777777" w:rsidR="00CA6FFD" w:rsidRPr="00EE75EB" w:rsidRDefault="00CA6FFD" w:rsidP="00CA6FFD">
      <w:pPr>
        <w:spacing w:before="60" w:after="60"/>
        <w:ind w:left="720"/>
        <w:rPr>
          <w:rFonts w:cs="Times New Roman"/>
          <w:sz w:val="26"/>
          <w:szCs w:val="26"/>
        </w:rPr>
      </w:pPr>
      <w:r w:rsidRPr="00EE75EB">
        <w:rPr>
          <w:rFonts w:cs="Times New Roman"/>
          <w:sz w:val="26"/>
          <w:szCs w:val="26"/>
        </w:rPr>
        <w:t xml:space="preserve">Chức danh, học hàm, học vị: </w:t>
      </w:r>
      <w:r w:rsidRPr="00EE75EB">
        <w:rPr>
          <w:rFonts w:cs="Times New Roman"/>
          <w:spacing w:val="10"/>
          <w:sz w:val="26"/>
          <w:szCs w:val="26"/>
        </w:rPr>
        <w:t>Thạc sỹ, Nghiên cứu viên</w:t>
      </w:r>
    </w:p>
    <w:p w14:paraId="48683A3F" w14:textId="77777777" w:rsidR="00CA6FFD" w:rsidRPr="00EE75EB" w:rsidRDefault="00CA6FFD" w:rsidP="00CA6FFD">
      <w:pPr>
        <w:ind w:firstLine="720"/>
        <w:rPr>
          <w:rFonts w:cs="Times New Roman"/>
          <w:spacing w:val="10"/>
          <w:sz w:val="26"/>
          <w:szCs w:val="26"/>
          <w:lang w:val="vi-VN"/>
        </w:rPr>
      </w:pPr>
      <w:r w:rsidRPr="00EE75EB">
        <w:rPr>
          <w:rFonts w:cs="Times New Roman"/>
          <w:sz w:val="26"/>
          <w:szCs w:val="26"/>
        </w:rPr>
        <w:t xml:space="preserve">Địa chỉ liên hệ:  </w:t>
      </w:r>
      <w:r w:rsidRPr="00EE75EB">
        <w:rPr>
          <w:rFonts w:cs="Times New Roman"/>
          <w:spacing w:val="10"/>
          <w:sz w:val="26"/>
          <w:szCs w:val="26"/>
        </w:rPr>
        <w:t>Viện công nghệ thông tin và truyền thông CDIT</w:t>
      </w:r>
      <w:r w:rsidRPr="00EE75EB">
        <w:rPr>
          <w:rFonts w:cs="Times New Roman"/>
          <w:spacing w:val="10"/>
          <w:sz w:val="26"/>
          <w:szCs w:val="26"/>
          <w:lang w:val="vi-VN"/>
        </w:rPr>
        <w:t xml:space="preserve">, </w:t>
      </w:r>
    </w:p>
    <w:p w14:paraId="618F4E56" w14:textId="77777777" w:rsidR="00CA6FFD" w:rsidRPr="00EE75EB" w:rsidRDefault="00CA6FFD" w:rsidP="00CA6FFD">
      <w:pPr>
        <w:ind w:left="540" w:firstLine="180"/>
        <w:rPr>
          <w:rFonts w:cs="Times New Roman"/>
          <w:spacing w:val="10"/>
          <w:sz w:val="26"/>
          <w:szCs w:val="26"/>
        </w:rPr>
      </w:pPr>
      <w:r w:rsidRPr="00EE75EB">
        <w:rPr>
          <w:rFonts w:cs="Times New Roman"/>
          <w:spacing w:val="10"/>
          <w:sz w:val="26"/>
          <w:szCs w:val="26"/>
        </w:rPr>
        <w:t xml:space="preserve">  </w:t>
      </w:r>
      <w:r w:rsidRPr="00EE75EB">
        <w:rPr>
          <w:rFonts w:cs="Times New Roman"/>
          <w:spacing w:val="10"/>
          <w:sz w:val="26"/>
          <w:szCs w:val="26"/>
        </w:rPr>
        <w:tab/>
      </w:r>
      <w:r w:rsidRPr="00EE75EB">
        <w:rPr>
          <w:rFonts w:cs="Times New Roman"/>
          <w:spacing w:val="10"/>
          <w:sz w:val="26"/>
          <w:szCs w:val="26"/>
        </w:rPr>
        <w:tab/>
      </w:r>
      <w:r w:rsidRPr="00EE75EB">
        <w:rPr>
          <w:rFonts w:cs="Times New Roman"/>
          <w:spacing w:val="10"/>
          <w:sz w:val="26"/>
          <w:szCs w:val="26"/>
          <w:lang w:val="vi-VN"/>
        </w:rPr>
        <w:t>Học viện Công nghệ Bưu chính Viễn thông.</w:t>
      </w:r>
    </w:p>
    <w:p w14:paraId="51BD3612" w14:textId="77777777" w:rsidR="00CA6FFD" w:rsidRPr="00EE75EB" w:rsidRDefault="00CA6FFD" w:rsidP="00CA6FFD">
      <w:pPr>
        <w:spacing w:before="60" w:after="60"/>
        <w:ind w:left="720"/>
        <w:rPr>
          <w:rFonts w:cs="Times New Roman"/>
          <w:sz w:val="26"/>
          <w:szCs w:val="26"/>
        </w:rPr>
      </w:pPr>
      <w:r w:rsidRPr="00EE75EB">
        <w:rPr>
          <w:rFonts w:cs="Times New Roman"/>
          <w:sz w:val="26"/>
          <w:szCs w:val="26"/>
        </w:rPr>
        <w:t>Điện thoại:</w:t>
      </w:r>
      <w:r w:rsidRPr="00EE75EB">
        <w:rPr>
          <w:rFonts w:cs="Times New Roman"/>
          <w:sz w:val="26"/>
          <w:szCs w:val="26"/>
        </w:rPr>
        <w:tab/>
      </w:r>
      <w:r>
        <w:rPr>
          <w:rFonts w:cs="Times New Roman"/>
          <w:spacing w:val="10"/>
          <w:sz w:val="26"/>
          <w:szCs w:val="26"/>
        </w:rPr>
        <w:t>0347345089</w:t>
      </w:r>
      <w:r w:rsidRPr="00EE75EB">
        <w:rPr>
          <w:rFonts w:cs="Times New Roman"/>
          <w:spacing w:val="10"/>
          <w:sz w:val="26"/>
          <w:szCs w:val="26"/>
        </w:rPr>
        <w:t xml:space="preserve">   </w:t>
      </w:r>
      <w:r>
        <w:rPr>
          <w:rFonts w:cs="Times New Roman"/>
          <w:sz w:val="26"/>
          <w:szCs w:val="26"/>
        </w:rPr>
        <w:tab/>
      </w:r>
      <w:r>
        <w:rPr>
          <w:rFonts w:cs="Times New Roman"/>
          <w:sz w:val="26"/>
          <w:szCs w:val="26"/>
        </w:rPr>
        <w:tab/>
        <w:t xml:space="preserve"> </w:t>
      </w:r>
      <w:r w:rsidRPr="00EE75EB">
        <w:rPr>
          <w:rFonts w:cs="Times New Roman"/>
          <w:sz w:val="26"/>
          <w:szCs w:val="26"/>
        </w:rPr>
        <w:t xml:space="preserve">Email: </w:t>
      </w:r>
      <w:r>
        <w:rPr>
          <w:rFonts w:cs="Times New Roman"/>
          <w:spacing w:val="10"/>
          <w:sz w:val="26"/>
          <w:szCs w:val="26"/>
        </w:rPr>
        <w:t>minhnt</w:t>
      </w:r>
      <w:r w:rsidRPr="00EE75EB">
        <w:rPr>
          <w:rFonts w:cs="Times New Roman"/>
          <w:spacing w:val="10"/>
          <w:sz w:val="26"/>
          <w:szCs w:val="26"/>
        </w:rPr>
        <w:t>@ptit.edu.vn</w:t>
      </w:r>
    </w:p>
    <w:p w14:paraId="62D041E7" w14:textId="77777777" w:rsidR="00CA6FFD" w:rsidRPr="00EE75EB" w:rsidRDefault="00CA6FFD" w:rsidP="00CA6FFD">
      <w:pPr>
        <w:spacing w:before="60" w:after="60"/>
        <w:ind w:left="720"/>
        <w:rPr>
          <w:rFonts w:cs="Times New Roman"/>
          <w:sz w:val="26"/>
          <w:szCs w:val="26"/>
        </w:rPr>
      </w:pPr>
      <w:r w:rsidRPr="00EE75EB">
        <w:rPr>
          <w:rFonts w:cs="Times New Roman"/>
          <w:sz w:val="26"/>
          <w:szCs w:val="26"/>
        </w:rPr>
        <w:t xml:space="preserve">Các hướng nghiên cứu chính: </w:t>
      </w:r>
      <w:r>
        <w:rPr>
          <w:rFonts w:cs="Times New Roman"/>
          <w:spacing w:val="10"/>
          <w:sz w:val="26"/>
          <w:szCs w:val="26"/>
        </w:rPr>
        <w:t>Thực tế ảo, đồ họa máy tính</w:t>
      </w:r>
      <w:r w:rsidRPr="00EE75EB">
        <w:rPr>
          <w:rFonts w:cs="Times New Roman"/>
          <w:spacing w:val="10"/>
          <w:sz w:val="26"/>
          <w:szCs w:val="26"/>
        </w:rPr>
        <w:t>.</w:t>
      </w:r>
    </w:p>
    <w:p w14:paraId="6A7D344D" w14:textId="77777777" w:rsidR="00CA6FFD" w:rsidRPr="00EE75EB" w:rsidRDefault="00CA6FFD" w:rsidP="00CA6FFD">
      <w:pPr>
        <w:spacing w:before="60" w:after="60"/>
        <w:ind w:left="720"/>
        <w:rPr>
          <w:rFonts w:cs="Times New Roman"/>
          <w:b/>
          <w:i/>
          <w:sz w:val="26"/>
          <w:szCs w:val="26"/>
        </w:rPr>
      </w:pPr>
      <w:r w:rsidRPr="00EE75EB">
        <w:rPr>
          <w:rFonts w:cs="Times New Roman"/>
          <w:b/>
          <w:i/>
          <w:sz w:val="26"/>
          <w:szCs w:val="26"/>
        </w:rPr>
        <w:t>1.2 Giảng viên 2:</w:t>
      </w:r>
    </w:p>
    <w:p w14:paraId="604C51B3" w14:textId="77777777" w:rsidR="00CA6FFD" w:rsidRPr="00EE75EB" w:rsidRDefault="00CA6FFD" w:rsidP="00CA6FFD">
      <w:pPr>
        <w:spacing w:before="60" w:after="60"/>
        <w:ind w:left="720"/>
        <w:rPr>
          <w:rFonts w:cs="Times New Roman"/>
          <w:sz w:val="26"/>
          <w:szCs w:val="26"/>
        </w:rPr>
      </w:pPr>
      <w:r w:rsidRPr="00EE75EB">
        <w:rPr>
          <w:rFonts w:cs="Times New Roman"/>
          <w:sz w:val="26"/>
          <w:szCs w:val="26"/>
        </w:rPr>
        <w:t xml:space="preserve">Họ và tên: </w:t>
      </w:r>
      <w:r w:rsidRPr="00EE75EB">
        <w:rPr>
          <w:rFonts w:cs="Times New Roman"/>
          <w:spacing w:val="10"/>
          <w:sz w:val="26"/>
          <w:szCs w:val="26"/>
        </w:rPr>
        <w:t>Vũ Tuấn Anh</w:t>
      </w:r>
    </w:p>
    <w:p w14:paraId="6AE73729" w14:textId="77777777" w:rsidR="00CA6FFD" w:rsidRPr="00EE75EB" w:rsidRDefault="00CA6FFD" w:rsidP="00CA6FFD">
      <w:pPr>
        <w:spacing w:before="60" w:after="60"/>
        <w:ind w:left="720"/>
        <w:rPr>
          <w:rFonts w:cs="Times New Roman"/>
          <w:sz w:val="26"/>
          <w:szCs w:val="26"/>
        </w:rPr>
      </w:pPr>
      <w:r w:rsidRPr="00EE75EB">
        <w:rPr>
          <w:rFonts w:cs="Times New Roman"/>
          <w:sz w:val="26"/>
          <w:szCs w:val="26"/>
        </w:rPr>
        <w:t xml:space="preserve">Chức danh, học hàm, học vị: </w:t>
      </w:r>
      <w:r w:rsidRPr="00EE75EB">
        <w:rPr>
          <w:rFonts w:cs="Times New Roman"/>
          <w:spacing w:val="10"/>
          <w:sz w:val="26"/>
          <w:szCs w:val="26"/>
        </w:rPr>
        <w:t>Thạc sỹ, Nghiên cứu viên</w:t>
      </w:r>
    </w:p>
    <w:p w14:paraId="433C18C1" w14:textId="77777777" w:rsidR="00CA6FFD" w:rsidRPr="00EE75EB" w:rsidRDefault="00CA6FFD" w:rsidP="00CA6FFD">
      <w:pPr>
        <w:ind w:firstLine="720"/>
        <w:rPr>
          <w:rFonts w:cs="Times New Roman"/>
          <w:spacing w:val="10"/>
          <w:sz w:val="26"/>
          <w:szCs w:val="26"/>
          <w:lang w:val="vi-VN"/>
        </w:rPr>
      </w:pPr>
      <w:r w:rsidRPr="00EE75EB">
        <w:rPr>
          <w:rFonts w:cs="Times New Roman"/>
          <w:sz w:val="26"/>
          <w:szCs w:val="26"/>
        </w:rPr>
        <w:t xml:space="preserve">Địa chỉ liên hệ:  </w:t>
      </w:r>
      <w:r w:rsidRPr="00EE75EB">
        <w:rPr>
          <w:rFonts w:cs="Times New Roman"/>
          <w:spacing w:val="10"/>
          <w:sz w:val="26"/>
          <w:szCs w:val="26"/>
        </w:rPr>
        <w:t>Viện công nghệ thông tin và truyền thông CDIT</w:t>
      </w:r>
      <w:r w:rsidRPr="00EE75EB">
        <w:rPr>
          <w:rFonts w:cs="Times New Roman"/>
          <w:spacing w:val="10"/>
          <w:sz w:val="26"/>
          <w:szCs w:val="26"/>
          <w:lang w:val="vi-VN"/>
        </w:rPr>
        <w:t xml:space="preserve">, </w:t>
      </w:r>
    </w:p>
    <w:p w14:paraId="738E7D80" w14:textId="77777777" w:rsidR="00CA6FFD" w:rsidRPr="0028032E" w:rsidRDefault="00CA6FFD" w:rsidP="00CA6FFD">
      <w:pPr>
        <w:ind w:left="540" w:firstLine="180"/>
        <w:rPr>
          <w:rFonts w:cs="Times New Roman"/>
          <w:spacing w:val="10"/>
          <w:sz w:val="26"/>
          <w:szCs w:val="26"/>
        </w:rPr>
      </w:pPr>
      <w:r w:rsidRPr="00EE75EB">
        <w:rPr>
          <w:rFonts w:cs="Times New Roman"/>
          <w:spacing w:val="10"/>
          <w:sz w:val="26"/>
          <w:szCs w:val="26"/>
        </w:rPr>
        <w:t xml:space="preserve">  </w:t>
      </w:r>
      <w:r w:rsidRPr="00EE75EB">
        <w:rPr>
          <w:rFonts w:cs="Times New Roman"/>
          <w:spacing w:val="10"/>
          <w:sz w:val="26"/>
          <w:szCs w:val="26"/>
        </w:rPr>
        <w:tab/>
      </w:r>
      <w:r w:rsidRPr="00EE75EB">
        <w:rPr>
          <w:rFonts w:cs="Times New Roman"/>
          <w:spacing w:val="10"/>
          <w:sz w:val="26"/>
          <w:szCs w:val="26"/>
        </w:rPr>
        <w:tab/>
      </w:r>
      <w:r w:rsidRPr="00EE75EB">
        <w:rPr>
          <w:rFonts w:cs="Times New Roman"/>
          <w:spacing w:val="10"/>
          <w:sz w:val="26"/>
          <w:szCs w:val="26"/>
          <w:lang w:val="vi-VN"/>
        </w:rPr>
        <w:t>Học viện Công nghệ Bưu chính Viễn thông.</w:t>
      </w:r>
    </w:p>
    <w:p w14:paraId="3C718C17" w14:textId="77777777" w:rsidR="00CA6FFD" w:rsidRPr="00EE75EB" w:rsidRDefault="00CA6FFD" w:rsidP="00CA6FFD">
      <w:pPr>
        <w:spacing w:before="60" w:after="60"/>
        <w:ind w:left="720"/>
        <w:rPr>
          <w:rFonts w:cs="Times New Roman"/>
          <w:sz w:val="26"/>
          <w:szCs w:val="26"/>
        </w:rPr>
      </w:pPr>
      <w:r w:rsidRPr="00EE75EB">
        <w:rPr>
          <w:rFonts w:cs="Times New Roman"/>
          <w:sz w:val="26"/>
          <w:szCs w:val="26"/>
        </w:rPr>
        <w:t>Điện thoại:</w:t>
      </w:r>
      <w:r>
        <w:rPr>
          <w:rFonts w:cs="Times New Roman"/>
          <w:sz w:val="26"/>
          <w:szCs w:val="26"/>
        </w:rPr>
        <w:t xml:space="preserve"> </w:t>
      </w:r>
      <w:r w:rsidRPr="00EE75EB">
        <w:rPr>
          <w:rFonts w:cs="Times New Roman"/>
          <w:spacing w:val="10"/>
          <w:sz w:val="26"/>
          <w:szCs w:val="26"/>
        </w:rPr>
        <w:t>0904436310</w:t>
      </w:r>
      <w:r>
        <w:rPr>
          <w:rFonts w:cs="Times New Roman"/>
          <w:sz w:val="26"/>
          <w:szCs w:val="26"/>
        </w:rPr>
        <w:tab/>
      </w:r>
      <w:r>
        <w:rPr>
          <w:rFonts w:cs="Times New Roman"/>
          <w:sz w:val="26"/>
          <w:szCs w:val="26"/>
        </w:rPr>
        <w:tab/>
      </w:r>
      <w:r>
        <w:rPr>
          <w:rFonts w:cs="Times New Roman"/>
          <w:sz w:val="26"/>
          <w:szCs w:val="26"/>
        </w:rPr>
        <w:tab/>
      </w:r>
      <w:r w:rsidRPr="00EE75EB">
        <w:rPr>
          <w:rFonts w:cs="Times New Roman"/>
          <w:sz w:val="26"/>
          <w:szCs w:val="26"/>
        </w:rPr>
        <w:t xml:space="preserve"> Email: </w:t>
      </w:r>
      <w:r w:rsidRPr="00EE75EB">
        <w:rPr>
          <w:rFonts w:cs="Times New Roman"/>
          <w:spacing w:val="10"/>
          <w:sz w:val="26"/>
          <w:szCs w:val="26"/>
        </w:rPr>
        <w:t>vtanh@ptit.edu.vn</w:t>
      </w:r>
    </w:p>
    <w:p w14:paraId="7662A87C" w14:textId="16AE7027" w:rsidR="000D0C04" w:rsidRPr="00EE75EB" w:rsidRDefault="00CA6FFD" w:rsidP="00CA6FFD">
      <w:pPr>
        <w:spacing w:before="60" w:after="60"/>
        <w:ind w:left="720"/>
        <w:rPr>
          <w:rFonts w:cs="Times New Roman"/>
          <w:sz w:val="26"/>
          <w:szCs w:val="26"/>
        </w:rPr>
      </w:pPr>
      <w:r w:rsidRPr="00EE75EB">
        <w:rPr>
          <w:rFonts w:cs="Times New Roman"/>
          <w:sz w:val="26"/>
          <w:szCs w:val="26"/>
        </w:rPr>
        <w:t xml:space="preserve">Các hướng nghiên cứu chính: </w:t>
      </w:r>
      <w:r w:rsidRPr="00EE75EB">
        <w:rPr>
          <w:rFonts w:cs="Times New Roman"/>
          <w:spacing w:val="10"/>
          <w:sz w:val="26"/>
          <w:szCs w:val="26"/>
        </w:rPr>
        <w:t>Hệ thống thông tin, học máy, khai phá dữ liệu</w:t>
      </w:r>
      <w:r>
        <w:rPr>
          <w:rFonts w:cs="Times New Roman"/>
          <w:spacing w:val="10"/>
          <w:sz w:val="26"/>
          <w:szCs w:val="26"/>
        </w:rPr>
        <w:t>.</w:t>
      </w:r>
    </w:p>
    <w:p w14:paraId="15C18112" w14:textId="324DF47D" w:rsidR="006D748F" w:rsidRPr="00EE75EB" w:rsidRDefault="006D748F" w:rsidP="00FA32A2">
      <w:pPr>
        <w:spacing w:before="60" w:after="60"/>
        <w:ind w:left="720"/>
        <w:rPr>
          <w:rFonts w:cs="Times New Roman"/>
          <w:b/>
          <w:bCs/>
          <w:i/>
          <w:iCs/>
          <w:sz w:val="26"/>
          <w:szCs w:val="26"/>
          <w:lang w:val="vi-VN"/>
        </w:rPr>
      </w:pPr>
      <w:r w:rsidRPr="00EE75EB">
        <w:rPr>
          <w:rFonts w:cs="Times New Roman"/>
          <w:b/>
          <w:bCs/>
          <w:i/>
          <w:iCs/>
          <w:sz w:val="26"/>
          <w:szCs w:val="26"/>
          <w:lang w:val="vi-VN"/>
        </w:rPr>
        <w:t>1.3 Giảng viên hỗ trợ (trợ giảng):</w:t>
      </w:r>
    </w:p>
    <w:p w14:paraId="6997415B" w14:textId="77777777" w:rsidR="006D748F" w:rsidRPr="00CA6FFD" w:rsidRDefault="006D748F" w:rsidP="00FA32A2">
      <w:pPr>
        <w:spacing w:before="60" w:after="60"/>
        <w:ind w:left="720"/>
        <w:rPr>
          <w:rFonts w:cs="Times New Roman"/>
          <w:sz w:val="26"/>
          <w:szCs w:val="26"/>
          <w:lang w:val="vi-VN"/>
        </w:rPr>
      </w:pPr>
      <w:r w:rsidRPr="00CA6FFD">
        <w:rPr>
          <w:rFonts w:cs="Times New Roman"/>
          <w:sz w:val="26"/>
          <w:szCs w:val="26"/>
          <w:lang w:val="vi-VN"/>
        </w:rPr>
        <w:t>Họ và tên:</w:t>
      </w:r>
    </w:p>
    <w:p w14:paraId="6AB33D56" w14:textId="77777777" w:rsidR="006D748F" w:rsidRPr="00CA6FFD" w:rsidRDefault="006D748F" w:rsidP="00FA32A2">
      <w:pPr>
        <w:spacing w:before="60" w:after="60"/>
        <w:ind w:left="720"/>
        <w:rPr>
          <w:rFonts w:cs="Times New Roman"/>
          <w:sz w:val="26"/>
          <w:szCs w:val="26"/>
          <w:lang w:val="vi-VN"/>
        </w:rPr>
      </w:pPr>
      <w:r w:rsidRPr="00CA6FFD">
        <w:rPr>
          <w:rFonts w:cs="Times New Roman"/>
          <w:sz w:val="26"/>
          <w:szCs w:val="26"/>
          <w:lang w:val="vi-VN"/>
        </w:rPr>
        <w:t>Chức danh, học hàm, học vị:</w:t>
      </w:r>
    </w:p>
    <w:p w14:paraId="7945010D" w14:textId="77777777" w:rsidR="006D748F" w:rsidRPr="00CA6FFD" w:rsidRDefault="006D748F" w:rsidP="00FA32A2">
      <w:pPr>
        <w:spacing w:before="60" w:after="60"/>
        <w:ind w:left="720"/>
        <w:rPr>
          <w:rFonts w:cs="Times New Roman"/>
          <w:sz w:val="26"/>
          <w:szCs w:val="26"/>
          <w:lang w:val="vi-VN"/>
        </w:rPr>
      </w:pPr>
      <w:r w:rsidRPr="00CA6FFD">
        <w:rPr>
          <w:rFonts w:cs="Times New Roman"/>
          <w:sz w:val="26"/>
          <w:szCs w:val="26"/>
          <w:lang w:val="vi-VN"/>
        </w:rPr>
        <w:t>Địa chỉ liên hệ:</w:t>
      </w:r>
    </w:p>
    <w:p w14:paraId="674656BE" w14:textId="77777777" w:rsidR="006D748F" w:rsidRPr="00CA6FFD" w:rsidRDefault="006D748F" w:rsidP="00FA32A2">
      <w:pPr>
        <w:spacing w:before="60" w:after="60"/>
        <w:ind w:left="720"/>
        <w:rPr>
          <w:rFonts w:cs="Times New Roman"/>
          <w:sz w:val="26"/>
          <w:szCs w:val="26"/>
          <w:lang w:val="vi-VN"/>
        </w:rPr>
      </w:pPr>
      <w:r w:rsidRPr="00CA6FFD">
        <w:rPr>
          <w:rFonts w:cs="Times New Roman"/>
          <w:sz w:val="26"/>
          <w:szCs w:val="26"/>
          <w:lang w:val="vi-VN"/>
        </w:rPr>
        <w:t>Điện thoại:</w:t>
      </w:r>
      <w:r w:rsidRPr="00CA6FFD">
        <w:rPr>
          <w:rFonts w:cs="Times New Roman"/>
          <w:sz w:val="26"/>
          <w:szCs w:val="26"/>
          <w:lang w:val="vi-VN"/>
        </w:rPr>
        <w:tab/>
      </w:r>
      <w:r w:rsidRPr="00CA6FFD">
        <w:rPr>
          <w:rFonts w:cs="Times New Roman"/>
          <w:sz w:val="26"/>
          <w:szCs w:val="26"/>
          <w:lang w:val="vi-VN"/>
        </w:rPr>
        <w:tab/>
      </w:r>
      <w:r w:rsidRPr="00CA6FFD">
        <w:rPr>
          <w:rFonts w:cs="Times New Roman"/>
          <w:sz w:val="26"/>
          <w:szCs w:val="26"/>
          <w:lang w:val="vi-VN"/>
        </w:rPr>
        <w:tab/>
      </w:r>
      <w:r w:rsidRPr="00CA6FFD">
        <w:rPr>
          <w:rFonts w:cs="Times New Roman"/>
          <w:sz w:val="26"/>
          <w:szCs w:val="26"/>
          <w:lang w:val="vi-VN"/>
        </w:rPr>
        <w:tab/>
      </w:r>
      <w:r w:rsidRPr="00CA6FFD">
        <w:rPr>
          <w:rFonts w:cs="Times New Roman"/>
          <w:sz w:val="26"/>
          <w:szCs w:val="26"/>
          <w:lang w:val="vi-VN"/>
        </w:rPr>
        <w:tab/>
        <w:t>, Email:</w:t>
      </w:r>
    </w:p>
    <w:p w14:paraId="4798AD15" w14:textId="77777777" w:rsidR="00D75926" w:rsidRPr="00EE75EB" w:rsidRDefault="00D75926" w:rsidP="00FA32A2">
      <w:pPr>
        <w:pStyle w:val="ListParagraph"/>
        <w:numPr>
          <w:ilvl w:val="0"/>
          <w:numId w:val="1"/>
        </w:numPr>
        <w:rPr>
          <w:rFonts w:cs="Times New Roman"/>
          <w:b/>
          <w:sz w:val="26"/>
          <w:szCs w:val="26"/>
        </w:rPr>
      </w:pPr>
      <w:r w:rsidRPr="00EE75EB">
        <w:rPr>
          <w:rFonts w:cs="Times New Roman"/>
          <w:b/>
          <w:sz w:val="26"/>
          <w:szCs w:val="26"/>
        </w:rPr>
        <w:t>Thông tin chung về môn học</w:t>
      </w:r>
    </w:p>
    <w:p w14:paraId="4734DBD7" w14:textId="3C153DDD" w:rsidR="00D75926" w:rsidRPr="00EE75EB" w:rsidRDefault="00D75926" w:rsidP="00FA32A2">
      <w:pPr>
        <w:pStyle w:val="ListParagraph"/>
        <w:numPr>
          <w:ilvl w:val="0"/>
          <w:numId w:val="2"/>
        </w:numPr>
        <w:spacing w:before="60" w:after="60"/>
        <w:ind w:left="714" w:hanging="357"/>
        <w:contextualSpacing w:val="0"/>
        <w:rPr>
          <w:rFonts w:cs="Times New Roman"/>
          <w:sz w:val="26"/>
          <w:szCs w:val="26"/>
        </w:rPr>
      </w:pPr>
      <w:r w:rsidRPr="00EE75EB">
        <w:rPr>
          <w:rFonts w:cs="Times New Roman"/>
          <w:sz w:val="26"/>
          <w:szCs w:val="26"/>
        </w:rPr>
        <w:t>Tên môn học:</w:t>
      </w:r>
      <w:r w:rsidR="00360724" w:rsidRPr="00EE75EB">
        <w:rPr>
          <w:rFonts w:cs="Times New Roman"/>
          <w:sz w:val="26"/>
          <w:szCs w:val="26"/>
        </w:rPr>
        <w:t xml:space="preserve"> </w:t>
      </w:r>
      <w:r w:rsidR="0004097A" w:rsidRPr="00EE75EB">
        <w:rPr>
          <w:rFonts w:cs="Times New Roman"/>
          <w:spacing w:val="10"/>
          <w:sz w:val="26"/>
          <w:szCs w:val="26"/>
        </w:rPr>
        <w:t>Lập trình đồ họa game</w:t>
      </w:r>
    </w:p>
    <w:p w14:paraId="51E29F72" w14:textId="4C67A3D2" w:rsidR="00613088" w:rsidRPr="00EE75EB" w:rsidRDefault="00613088" w:rsidP="00FA32A2">
      <w:pPr>
        <w:pStyle w:val="ListParagraph"/>
        <w:numPr>
          <w:ilvl w:val="0"/>
          <w:numId w:val="2"/>
        </w:numPr>
        <w:spacing w:before="60" w:after="60"/>
        <w:ind w:left="714" w:hanging="357"/>
        <w:contextualSpacing w:val="0"/>
        <w:rPr>
          <w:rFonts w:cs="Times New Roman"/>
          <w:sz w:val="26"/>
          <w:szCs w:val="26"/>
        </w:rPr>
      </w:pPr>
      <w:r w:rsidRPr="00EE75EB">
        <w:rPr>
          <w:rFonts w:cs="Times New Roman"/>
          <w:sz w:val="26"/>
          <w:szCs w:val="26"/>
        </w:rPr>
        <w:t>Tên tiếng Anh:</w:t>
      </w:r>
      <w:r w:rsidR="00360724" w:rsidRPr="00EE75EB">
        <w:rPr>
          <w:rFonts w:cs="Times New Roman"/>
          <w:sz w:val="26"/>
          <w:szCs w:val="26"/>
        </w:rPr>
        <w:t xml:space="preserve"> </w:t>
      </w:r>
      <w:r w:rsidR="0004097A" w:rsidRPr="00EE75EB">
        <w:rPr>
          <w:rFonts w:cs="Times New Roman"/>
          <w:sz w:val="26"/>
          <w:szCs w:val="26"/>
        </w:rPr>
        <w:t>Game Graphics</w:t>
      </w:r>
      <w:r w:rsidR="00C152D9">
        <w:rPr>
          <w:rFonts w:cs="Times New Roman"/>
          <w:spacing w:val="10"/>
          <w:sz w:val="26"/>
          <w:szCs w:val="26"/>
        </w:rPr>
        <w:t xml:space="preserve"> Programming</w:t>
      </w:r>
    </w:p>
    <w:p w14:paraId="7E0BB82B" w14:textId="77777777" w:rsidR="00D75926" w:rsidRPr="00EE75EB" w:rsidRDefault="00D75926" w:rsidP="00FA32A2">
      <w:pPr>
        <w:pStyle w:val="ListParagraph"/>
        <w:numPr>
          <w:ilvl w:val="0"/>
          <w:numId w:val="2"/>
        </w:numPr>
        <w:spacing w:before="60" w:after="60"/>
        <w:ind w:left="714" w:hanging="357"/>
        <w:contextualSpacing w:val="0"/>
        <w:rPr>
          <w:rFonts w:cs="Times New Roman"/>
          <w:sz w:val="26"/>
          <w:szCs w:val="26"/>
        </w:rPr>
      </w:pPr>
      <w:r w:rsidRPr="00EE75EB">
        <w:rPr>
          <w:rFonts w:cs="Times New Roman"/>
          <w:sz w:val="26"/>
          <w:szCs w:val="26"/>
        </w:rPr>
        <w:t>Mã môn học:</w:t>
      </w:r>
    </w:p>
    <w:p w14:paraId="22A54F12" w14:textId="1345FC95" w:rsidR="00D75926" w:rsidRPr="00EE75EB" w:rsidRDefault="00D75926" w:rsidP="00FA32A2">
      <w:pPr>
        <w:pStyle w:val="ListParagraph"/>
        <w:numPr>
          <w:ilvl w:val="0"/>
          <w:numId w:val="2"/>
        </w:numPr>
        <w:spacing w:before="60" w:after="60"/>
        <w:ind w:left="714" w:hanging="357"/>
        <w:contextualSpacing w:val="0"/>
        <w:rPr>
          <w:rFonts w:cs="Times New Roman"/>
          <w:sz w:val="26"/>
          <w:szCs w:val="26"/>
        </w:rPr>
      </w:pPr>
      <w:r w:rsidRPr="00EE75EB">
        <w:rPr>
          <w:rFonts w:cs="Times New Roman"/>
          <w:sz w:val="26"/>
          <w:szCs w:val="26"/>
        </w:rPr>
        <w:t>Số tín chỉ</w:t>
      </w:r>
      <w:r w:rsidR="00D62469" w:rsidRPr="00EE75EB">
        <w:rPr>
          <w:rFonts w:cs="Times New Roman"/>
          <w:sz w:val="26"/>
          <w:szCs w:val="26"/>
        </w:rPr>
        <w:t xml:space="preserve"> (TC):</w:t>
      </w:r>
      <w:r w:rsidR="00360724" w:rsidRPr="00EE75EB">
        <w:rPr>
          <w:rFonts w:cs="Times New Roman"/>
          <w:sz w:val="26"/>
          <w:szCs w:val="26"/>
        </w:rPr>
        <w:t xml:space="preserve"> 03</w:t>
      </w:r>
    </w:p>
    <w:p w14:paraId="3AD72C59" w14:textId="4EAA099B" w:rsidR="00D75926" w:rsidRPr="00EE75EB" w:rsidRDefault="00733F49" w:rsidP="00FA32A2">
      <w:pPr>
        <w:pStyle w:val="ListParagraph"/>
        <w:numPr>
          <w:ilvl w:val="0"/>
          <w:numId w:val="2"/>
        </w:numPr>
        <w:spacing w:before="60" w:after="60"/>
        <w:ind w:left="714" w:hanging="357"/>
        <w:contextualSpacing w:val="0"/>
        <w:rPr>
          <w:rFonts w:cs="Times New Roman"/>
          <w:sz w:val="26"/>
          <w:szCs w:val="26"/>
        </w:rPr>
      </w:pPr>
      <w:r w:rsidRPr="00EE75EB">
        <w:rPr>
          <w:rFonts w:cs="Times New Roman"/>
          <w:sz w:val="26"/>
          <w:szCs w:val="26"/>
        </w:rPr>
        <w:t>Loại</w:t>
      </w:r>
      <w:r w:rsidRPr="00EE75EB">
        <w:rPr>
          <w:rFonts w:cs="Times New Roman"/>
          <w:sz w:val="26"/>
          <w:szCs w:val="26"/>
          <w:lang w:val="vi-VN"/>
        </w:rPr>
        <w:t xml:space="preserve"> </w:t>
      </w:r>
      <w:r w:rsidRPr="00EE75EB">
        <w:rPr>
          <w:rFonts w:cs="Times New Roman"/>
          <w:sz w:val="26"/>
          <w:szCs w:val="26"/>
        </w:rPr>
        <w:t>m</w:t>
      </w:r>
      <w:r w:rsidR="00D75926" w:rsidRPr="00EE75EB">
        <w:rPr>
          <w:rFonts w:cs="Times New Roman"/>
          <w:sz w:val="26"/>
          <w:szCs w:val="26"/>
        </w:rPr>
        <w:t>ôn học:</w:t>
      </w:r>
      <w:r w:rsidR="00D75926" w:rsidRPr="00EE75EB">
        <w:rPr>
          <w:rFonts w:cs="Times New Roman"/>
          <w:sz w:val="26"/>
          <w:szCs w:val="26"/>
        </w:rPr>
        <w:tab/>
      </w:r>
      <w:r w:rsidR="00D75926" w:rsidRPr="00EE75EB">
        <w:rPr>
          <w:rFonts w:cs="Times New Roman"/>
          <w:sz w:val="26"/>
          <w:szCs w:val="26"/>
        </w:rPr>
        <w:tab/>
      </w:r>
    </w:p>
    <w:tbl>
      <w:tblPr>
        <w:tblStyle w:val="TableGrid"/>
        <w:tblW w:w="0" w:type="auto"/>
        <w:tblLook w:val="04A0" w:firstRow="1" w:lastRow="0" w:firstColumn="1" w:lastColumn="0" w:noHBand="0" w:noVBand="1"/>
      </w:tblPr>
      <w:tblGrid>
        <w:gridCol w:w="3190"/>
        <w:gridCol w:w="3190"/>
        <w:gridCol w:w="3191"/>
      </w:tblGrid>
      <w:tr w:rsidR="007C2FD7" w:rsidRPr="00EE75EB" w14:paraId="524808A7" w14:textId="77777777" w:rsidTr="00733F49">
        <w:tc>
          <w:tcPr>
            <w:tcW w:w="3190" w:type="dxa"/>
          </w:tcPr>
          <w:p w14:paraId="23D6EB05" w14:textId="7ACE497D" w:rsidR="00733F49" w:rsidRPr="00EE75EB" w:rsidRDefault="00733F49" w:rsidP="00FA32A2">
            <w:pPr>
              <w:spacing w:before="60" w:after="60" w:line="276" w:lineRule="auto"/>
              <w:rPr>
                <w:rFonts w:cs="Times New Roman"/>
                <w:sz w:val="26"/>
                <w:szCs w:val="26"/>
              </w:rPr>
            </w:pPr>
            <w:r w:rsidRPr="00EE75EB">
              <w:rPr>
                <w:rFonts w:cs="Times New Roman"/>
                <w:sz w:val="26"/>
                <w:szCs w:val="26"/>
              </w:rPr>
              <w:t>Môn</w:t>
            </w:r>
            <w:r w:rsidRPr="00EE75EB">
              <w:rPr>
                <w:rFonts w:cs="Times New Roman"/>
                <w:sz w:val="26"/>
                <w:szCs w:val="26"/>
                <w:lang w:val="vi-VN"/>
              </w:rPr>
              <w:t xml:space="preserve"> học </w:t>
            </w:r>
            <w:r w:rsidRPr="00EE75EB">
              <w:rPr>
                <w:rFonts w:cs="Times New Roman"/>
                <w:sz w:val="26"/>
                <w:szCs w:val="26"/>
              </w:rPr>
              <w:t xml:space="preserve">bắt buộc </w:t>
            </w:r>
            <w:sdt>
              <w:sdtPr>
                <w:rPr>
                  <w:rFonts w:cs="Times New Roman"/>
                  <w:sz w:val="26"/>
                  <w:szCs w:val="26"/>
                </w:rPr>
                <w:id w:val="833261613"/>
              </w:sdtPr>
              <w:sdtEndPr/>
              <w:sdtContent>
                <w:r w:rsidRPr="00EE75EB">
                  <w:rPr>
                    <w:rFonts w:cs="Times New Roman"/>
                    <w:sz w:val="26"/>
                    <w:szCs w:val="26"/>
                    <w:lang w:val="vi-VN"/>
                  </w:rPr>
                  <w:t xml:space="preserve">       </w:t>
                </w:r>
                <w:r w:rsidR="00EE4895" w:rsidRPr="00EE75EB">
                  <w:rPr>
                    <w:rFonts w:cs="Times New Roman"/>
                    <w:sz w:val="26"/>
                    <w:szCs w:val="26"/>
                    <w:lang w:val="vi-VN"/>
                  </w:rPr>
                  <w:t></w:t>
                </w:r>
              </w:sdtContent>
            </w:sdt>
          </w:p>
        </w:tc>
        <w:tc>
          <w:tcPr>
            <w:tcW w:w="3190" w:type="dxa"/>
          </w:tcPr>
          <w:p w14:paraId="0702F344" w14:textId="0C265074" w:rsidR="00733F49" w:rsidRPr="00EE75EB" w:rsidRDefault="00733F49" w:rsidP="00FA32A2">
            <w:pPr>
              <w:spacing w:before="60" w:after="60" w:line="276" w:lineRule="auto"/>
              <w:rPr>
                <w:rFonts w:cs="Times New Roman"/>
                <w:sz w:val="26"/>
                <w:szCs w:val="26"/>
                <w:lang w:val="vi-VN"/>
              </w:rPr>
            </w:pPr>
            <w:r w:rsidRPr="00EE75EB">
              <w:rPr>
                <w:rFonts w:cs="Times New Roman"/>
                <w:sz w:val="26"/>
                <w:szCs w:val="26"/>
              </w:rPr>
              <w:t>Môn</w:t>
            </w:r>
            <w:r w:rsidRPr="00EE75EB">
              <w:rPr>
                <w:rFonts w:cs="Times New Roman"/>
                <w:sz w:val="26"/>
                <w:szCs w:val="26"/>
                <w:lang w:val="vi-VN"/>
              </w:rPr>
              <w:t xml:space="preserve"> học đại cương          </w:t>
            </w:r>
            <w:r w:rsidRPr="00EE75EB">
              <w:rPr>
                <w:rFonts w:ascii="Segoe UI Symbol" w:eastAsia="MS Gothic" w:hAnsi="Segoe UI Symbol" w:cs="Segoe UI Symbol"/>
                <w:sz w:val="26"/>
                <w:szCs w:val="26"/>
              </w:rPr>
              <w:t>☐</w:t>
            </w:r>
          </w:p>
        </w:tc>
        <w:tc>
          <w:tcPr>
            <w:tcW w:w="3191" w:type="dxa"/>
          </w:tcPr>
          <w:p w14:paraId="173B2004" w14:textId="5F510773" w:rsidR="00733F49" w:rsidRPr="00EE75EB" w:rsidRDefault="00733F49" w:rsidP="00FA32A2">
            <w:pPr>
              <w:spacing w:before="60" w:after="60" w:line="276" w:lineRule="auto"/>
              <w:rPr>
                <w:rFonts w:cs="Times New Roman"/>
                <w:sz w:val="26"/>
                <w:szCs w:val="26"/>
                <w:lang w:val="vi-VN"/>
              </w:rPr>
            </w:pPr>
            <w:r w:rsidRPr="00EE75EB">
              <w:rPr>
                <w:rFonts w:cs="Times New Roman"/>
                <w:sz w:val="26"/>
                <w:szCs w:val="26"/>
              </w:rPr>
              <w:t>Môn</w:t>
            </w:r>
            <w:r w:rsidRPr="00EE75EB">
              <w:rPr>
                <w:rFonts w:cs="Times New Roman"/>
                <w:sz w:val="26"/>
                <w:szCs w:val="26"/>
                <w:lang w:val="vi-VN"/>
              </w:rPr>
              <w:t xml:space="preserve"> học chuyên ngành    </w:t>
            </w:r>
            <w:r w:rsidR="0004097A" w:rsidRPr="00EE75EB">
              <w:rPr>
                <w:rFonts w:ascii="Segoe UI Symbol" w:eastAsia="MS Gothic" w:hAnsi="Segoe UI Symbol" w:cs="Segoe UI Symbol"/>
                <w:sz w:val="26"/>
                <w:szCs w:val="26"/>
              </w:rPr>
              <w:t>☐</w:t>
            </w:r>
          </w:p>
        </w:tc>
      </w:tr>
      <w:tr w:rsidR="007C2FD7" w:rsidRPr="00EE75EB" w14:paraId="3697C588" w14:textId="77777777" w:rsidTr="00733F49">
        <w:tc>
          <w:tcPr>
            <w:tcW w:w="3190" w:type="dxa"/>
          </w:tcPr>
          <w:p w14:paraId="3080C849" w14:textId="33E6F028" w:rsidR="00733F49" w:rsidRPr="00EE75EB" w:rsidRDefault="00733F49" w:rsidP="00FA32A2">
            <w:pPr>
              <w:spacing w:before="60" w:after="60" w:line="276" w:lineRule="auto"/>
              <w:rPr>
                <w:rFonts w:cs="Times New Roman"/>
                <w:sz w:val="26"/>
                <w:szCs w:val="26"/>
              </w:rPr>
            </w:pPr>
            <w:r w:rsidRPr="00EE75EB">
              <w:rPr>
                <w:rFonts w:cs="Times New Roman"/>
                <w:sz w:val="26"/>
                <w:szCs w:val="26"/>
              </w:rPr>
              <w:t>Môn</w:t>
            </w:r>
            <w:r w:rsidRPr="00EE75EB">
              <w:rPr>
                <w:rFonts w:cs="Times New Roman"/>
                <w:sz w:val="26"/>
                <w:szCs w:val="26"/>
                <w:lang w:val="vi-VN"/>
              </w:rPr>
              <w:t xml:space="preserve"> học tự </w:t>
            </w:r>
            <w:r w:rsidRPr="00EE75EB">
              <w:rPr>
                <w:rFonts w:cs="Times New Roman"/>
                <w:sz w:val="26"/>
                <w:szCs w:val="26"/>
              </w:rPr>
              <w:t>chọn</w:t>
            </w:r>
            <w:sdt>
              <w:sdtPr>
                <w:rPr>
                  <w:rFonts w:cs="Times New Roman"/>
                  <w:sz w:val="26"/>
                  <w:szCs w:val="26"/>
                </w:rPr>
                <w:id w:val="1015651974"/>
              </w:sdtPr>
              <w:sdtEndPr/>
              <w:sdtContent>
                <w:r w:rsidRPr="00EE75EB">
                  <w:rPr>
                    <w:rFonts w:cs="Times New Roman"/>
                    <w:sz w:val="26"/>
                    <w:szCs w:val="26"/>
                  </w:rPr>
                  <w:tab/>
                </w:r>
                <w:r w:rsidRPr="00EE75EB">
                  <w:rPr>
                    <w:rFonts w:cs="Times New Roman"/>
                    <w:sz w:val="26"/>
                    <w:szCs w:val="26"/>
                    <w:lang w:val="vi-VN"/>
                  </w:rPr>
                  <w:t xml:space="preserve">    </w:t>
                </w:r>
                <w:r w:rsidRPr="00EE75EB">
                  <w:rPr>
                    <w:rFonts w:ascii="Segoe UI Symbol" w:eastAsia="MS Gothic" w:hAnsi="Segoe UI Symbol" w:cs="Segoe UI Symbol"/>
                    <w:sz w:val="26"/>
                    <w:szCs w:val="26"/>
                  </w:rPr>
                  <w:t>☐</w:t>
                </w:r>
              </w:sdtContent>
            </w:sdt>
          </w:p>
        </w:tc>
        <w:tc>
          <w:tcPr>
            <w:tcW w:w="3190" w:type="dxa"/>
          </w:tcPr>
          <w:p w14:paraId="57905549" w14:textId="142DF813" w:rsidR="00733F49" w:rsidRPr="00CE48EF" w:rsidRDefault="00733F49" w:rsidP="00CE48EF">
            <w:pPr>
              <w:spacing w:before="60" w:after="60" w:line="276" w:lineRule="auto"/>
              <w:rPr>
                <w:rFonts w:cs="Times New Roman"/>
                <w:sz w:val="26"/>
                <w:szCs w:val="26"/>
              </w:rPr>
            </w:pPr>
            <w:r w:rsidRPr="00EE75EB">
              <w:rPr>
                <w:rFonts w:cs="Times New Roman"/>
                <w:sz w:val="26"/>
                <w:szCs w:val="26"/>
              </w:rPr>
              <w:t>Môn</w:t>
            </w:r>
            <w:r w:rsidRPr="00EE75EB">
              <w:rPr>
                <w:rFonts w:cs="Times New Roman"/>
                <w:sz w:val="26"/>
                <w:szCs w:val="26"/>
                <w:lang w:val="vi-VN"/>
              </w:rPr>
              <w:t xml:space="preserve"> học Cơ sở                </w:t>
            </w:r>
            <w:r w:rsidR="00CE48EF">
              <w:rPr>
                <w:rFonts w:cs="Times New Roman"/>
                <w:sz w:val="26"/>
                <w:szCs w:val="26"/>
              </w:rPr>
              <w:t>X</w:t>
            </w:r>
          </w:p>
        </w:tc>
        <w:tc>
          <w:tcPr>
            <w:tcW w:w="3191" w:type="dxa"/>
          </w:tcPr>
          <w:p w14:paraId="5724B745" w14:textId="77777777" w:rsidR="00733F49" w:rsidRPr="00EE75EB" w:rsidRDefault="00733F49" w:rsidP="00FA32A2">
            <w:pPr>
              <w:spacing w:before="60" w:after="60" w:line="276" w:lineRule="auto"/>
              <w:rPr>
                <w:rFonts w:cs="Times New Roman"/>
                <w:sz w:val="26"/>
                <w:szCs w:val="26"/>
              </w:rPr>
            </w:pPr>
          </w:p>
        </w:tc>
      </w:tr>
    </w:tbl>
    <w:p w14:paraId="6BCD1EC2" w14:textId="0A3EFD21" w:rsidR="00DB1044" w:rsidRPr="00EE75EB" w:rsidRDefault="00DB1044" w:rsidP="00FA32A2">
      <w:pPr>
        <w:pStyle w:val="ListParagraph"/>
        <w:numPr>
          <w:ilvl w:val="0"/>
          <w:numId w:val="2"/>
        </w:numPr>
        <w:spacing w:before="60" w:after="60"/>
        <w:contextualSpacing w:val="0"/>
        <w:rPr>
          <w:rFonts w:cs="Times New Roman"/>
          <w:sz w:val="26"/>
          <w:szCs w:val="26"/>
        </w:rPr>
      </w:pPr>
      <w:r w:rsidRPr="00EE75EB">
        <w:rPr>
          <w:rFonts w:cs="Times New Roman"/>
          <w:sz w:val="26"/>
          <w:szCs w:val="26"/>
        </w:rPr>
        <w:lastRenderedPageBreak/>
        <w:t>Các môn học tiên quyết:</w:t>
      </w:r>
      <w:r w:rsidR="00011672" w:rsidRPr="00EE75EB">
        <w:rPr>
          <w:rFonts w:cs="Times New Roman"/>
          <w:sz w:val="26"/>
          <w:szCs w:val="26"/>
        </w:rPr>
        <w:t xml:space="preserve"> </w:t>
      </w:r>
    </w:p>
    <w:p w14:paraId="2920AD12" w14:textId="77777777" w:rsidR="00613088" w:rsidRPr="00EE75EB" w:rsidRDefault="00613088" w:rsidP="00FA32A2">
      <w:pPr>
        <w:pStyle w:val="ListParagraph"/>
        <w:numPr>
          <w:ilvl w:val="0"/>
          <w:numId w:val="2"/>
        </w:numPr>
        <w:spacing w:before="60" w:after="60"/>
        <w:contextualSpacing w:val="0"/>
        <w:rPr>
          <w:rFonts w:cs="Times New Roman"/>
          <w:sz w:val="26"/>
          <w:szCs w:val="26"/>
        </w:rPr>
      </w:pPr>
      <w:r w:rsidRPr="00EE75EB">
        <w:rPr>
          <w:rFonts w:cs="Times New Roman"/>
          <w:sz w:val="26"/>
          <w:szCs w:val="26"/>
        </w:rPr>
        <w:t>Môn học trước:</w:t>
      </w:r>
    </w:p>
    <w:p w14:paraId="36EAE576" w14:textId="77777777" w:rsidR="00613088" w:rsidRPr="00EE75EB" w:rsidRDefault="00613088" w:rsidP="00FA32A2">
      <w:pPr>
        <w:pStyle w:val="ListParagraph"/>
        <w:numPr>
          <w:ilvl w:val="0"/>
          <w:numId w:val="2"/>
        </w:numPr>
        <w:spacing w:before="60" w:after="60"/>
        <w:contextualSpacing w:val="0"/>
        <w:rPr>
          <w:rFonts w:cs="Times New Roman"/>
          <w:sz w:val="26"/>
          <w:szCs w:val="26"/>
        </w:rPr>
      </w:pPr>
      <w:r w:rsidRPr="00EE75EB">
        <w:rPr>
          <w:rFonts w:cs="Times New Roman"/>
          <w:sz w:val="26"/>
          <w:szCs w:val="26"/>
        </w:rPr>
        <w:t>Môn học song hành:</w:t>
      </w:r>
    </w:p>
    <w:p w14:paraId="60BA9443" w14:textId="378452C3" w:rsidR="00DB1044" w:rsidRPr="00EE75EB" w:rsidRDefault="00DB1044" w:rsidP="00FA32A2">
      <w:pPr>
        <w:pStyle w:val="ListParagraph"/>
        <w:numPr>
          <w:ilvl w:val="0"/>
          <w:numId w:val="2"/>
        </w:numPr>
        <w:spacing w:before="60" w:after="60"/>
        <w:contextualSpacing w:val="0"/>
        <w:rPr>
          <w:rFonts w:cs="Times New Roman"/>
          <w:sz w:val="26"/>
          <w:szCs w:val="26"/>
        </w:rPr>
      </w:pPr>
      <w:r w:rsidRPr="00EE75EB">
        <w:rPr>
          <w:rFonts w:cs="Times New Roman"/>
          <w:sz w:val="26"/>
          <w:szCs w:val="26"/>
        </w:rPr>
        <w:t>Các yêu cầu đối với môn học (nếu có):</w:t>
      </w:r>
    </w:p>
    <w:p w14:paraId="2AEC0F04" w14:textId="77777777" w:rsidR="00011672" w:rsidRPr="00EE75EB" w:rsidRDefault="00011672" w:rsidP="00FA32A2">
      <w:pPr>
        <w:pStyle w:val="ListParagraph"/>
        <w:rPr>
          <w:rFonts w:cs="Times New Roman"/>
          <w:spacing w:val="10"/>
          <w:sz w:val="26"/>
          <w:szCs w:val="26"/>
          <w:lang w:val="vi-VN"/>
        </w:rPr>
      </w:pPr>
      <w:r w:rsidRPr="00EE75EB">
        <w:rPr>
          <w:rFonts w:cs="Times New Roman"/>
          <w:spacing w:val="10"/>
          <w:sz w:val="26"/>
          <w:szCs w:val="26"/>
          <w:lang w:val="vi-VN"/>
        </w:rPr>
        <w:t>+ Phòng học lý thuyết: Có máy chiếu</w:t>
      </w:r>
    </w:p>
    <w:p w14:paraId="6A67CB38" w14:textId="73CA9114" w:rsidR="00011672" w:rsidRPr="00EE75EB" w:rsidRDefault="00011672" w:rsidP="00FA32A2">
      <w:pPr>
        <w:pStyle w:val="ListParagraph"/>
        <w:rPr>
          <w:rFonts w:cs="Times New Roman"/>
          <w:spacing w:val="10"/>
          <w:sz w:val="26"/>
          <w:szCs w:val="26"/>
          <w:lang w:val="vi-VN"/>
        </w:rPr>
      </w:pPr>
      <w:r w:rsidRPr="00EE75EB">
        <w:rPr>
          <w:rFonts w:cs="Times New Roman"/>
          <w:spacing w:val="10"/>
          <w:sz w:val="26"/>
          <w:szCs w:val="26"/>
          <w:lang w:val="vi-VN"/>
        </w:rPr>
        <w:t>+ Phòng thực hành: Có máy tính</w:t>
      </w:r>
    </w:p>
    <w:p w14:paraId="70D6BAC2" w14:textId="7754A014" w:rsidR="00DB1044" w:rsidRPr="00EE75EB" w:rsidRDefault="00DB1044" w:rsidP="00FA32A2">
      <w:pPr>
        <w:pStyle w:val="ListParagraph"/>
        <w:numPr>
          <w:ilvl w:val="0"/>
          <w:numId w:val="2"/>
        </w:numPr>
        <w:rPr>
          <w:rFonts w:cs="Times New Roman"/>
          <w:sz w:val="26"/>
          <w:szCs w:val="26"/>
        </w:rPr>
      </w:pPr>
      <w:r w:rsidRPr="00EE75EB">
        <w:rPr>
          <w:rFonts w:cs="Times New Roman"/>
          <w:sz w:val="26"/>
          <w:szCs w:val="26"/>
        </w:rPr>
        <w:t>Giờ tín chỉ</w:t>
      </w:r>
      <w:r w:rsidR="00E9244A" w:rsidRPr="00EE75EB">
        <w:rPr>
          <w:rFonts w:cs="Times New Roman"/>
          <w:sz w:val="26"/>
          <w:szCs w:val="26"/>
          <w:lang w:val="vi-VN"/>
        </w:rPr>
        <w:t xml:space="preserve"> (tiết)</w:t>
      </w:r>
      <w:r w:rsidRPr="00EE75EB">
        <w:rPr>
          <w:rFonts w:cs="Times New Roman"/>
          <w:sz w:val="26"/>
          <w:szCs w:val="26"/>
        </w:rPr>
        <w:t>:</w:t>
      </w:r>
    </w:p>
    <w:p w14:paraId="78C79E4F" w14:textId="5AF36A33" w:rsidR="00DB1044" w:rsidRPr="00EE75EB" w:rsidRDefault="00DB1044" w:rsidP="00FA32A2">
      <w:pPr>
        <w:pStyle w:val="ListParagraph"/>
        <w:numPr>
          <w:ilvl w:val="1"/>
          <w:numId w:val="2"/>
        </w:numPr>
        <w:rPr>
          <w:rFonts w:cs="Times New Roman"/>
          <w:sz w:val="26"/>
          <w:szCs w:val="26"/>
        </w:rPr>
      </w:pPr>
      <w:r w:rsidRPr="00EE75EB">
        <w:rPr>
          <w:rFonts w:cs="Times New Roman"/>
          <w:sz w:val="26"/>
          <w:szCs w:val="26"/>
        </w:rPr>
        <w:t xml:space="preserve">Lý thuyết: </w:t>
      </w:r>
      <w:r w:rsidRPr="00EE75EB">
        <w:rPr>
          <w:rFonts w:cs="Times New Roman"/>
          <w:sz w:val="26"/>
          <w:szCs w:val="26"/>
        </w:rPr>
        <w:tab/>
      </w:r>
      <w:r w:rsidRPr="00EE75EB">
        <w:rPr>
          <w:rFonts w:cs="Times New Roman"/>
          <w:sz w:val="26"/>
          <w:szCs w:val="26"/>
        </w:rPr>
        <w:tab/>
      </w:r>
      <w:r w:rsidR="00AA79D4" w:rsidRPr="00EE75EB">
        <w:rPr>
          <w:rFonts w:cs="Times New Roman"/>
          <w:sz w:val="26"/>
          <w:szCs w:val="26"/>
        </w:rPr>
        <w:tab/>
      </w:r>
      <w:r w:rsidR="002B07D4" w:rsidRPr="00EE75EB">
        <w:rPr>
          <w:rFonts w:cs="Times New Roman"/>
          <w:sz w:val="26"/>
          <w:szCs w:val="26"/>
        </w:rPr>
        <w:tab/>
      </w:r>
      <w:r w:rsidR="002B07D4" w:rsidRPr="00EE75EB">
        <w:rPr>
          <w:rFonts w:cs="Times New Roman"/>
          <w:sz w:val="26"/>
          <w:szCs w:val="26"/>
        </w:rPr>
        <w:tab/>
      </w:r>
      <w:r w:rsidR="00F53E21">
        <w:rPr>
          <w:rFonts w:cs="Times New Roman"/>
          <w:sz w:val="26"/>
          <w:szCs w:val="26"/>
        </w:rPr>
        <w:t>28</w:t>
      </w:r>
      <w:r w:rsidRPr="00EE75EB">
        <w:rPr>
          <w:rFonts w:cs="Times New Roman"/>
          <w:sz w:val="26"/>
          <w:szCs w:val="26"/>
        </w:rPr>
        <w:t xml:space="preserve"> </w:t>
      </w:r>
      <w:r w:rsidR="00AF3F9E" w:rsidRPr="00EE75EB">
        <w:rPr>
          <w:rFonts w:cs="Times New Roman"/>
          <w:sz w:val="26"/>
          <w:szCs w:val="26"/>
        </w:rPr>
        <w:t>tiết</w:t>
      </w:r>
    </w:p>
    <w:p w14:paraId="1D112407" w14:textId="412DFB22" w:rsidR="00DB1044" w:rsidRPr="00EE75EB" w:rsidRDefault="00DB1044" w:rsidP="00FA32A2">
      <w:pPr>
        <w:pStyle w:val="ListParagraph"/>
        <w:numPr>
          <w:ilvl w:val="1"/>
          <w:numId w:val="2"/>
        </w:numPr>
        <w:rPr>
          <w:rFonts w:cs="Times New Roman"/>
          <w:sz w:val="26"/>
          <w:szCs w:val="26"/>
        </w:rPr>
      </w:pPr>
      <w:r w:rsidRPr="00EE75EB">
        <w:rPr>
          <w:rFonts w:cs="Times New Roman"/>
          <w:sz w:val="26"/>
          <w:szCs w:val="26"/>
        </w:rPr>
        <w:t>Bài tập:</w:t>
      </w:r>
      <w:r w:rsidR="00AA79D4" w:rsidRPr="00EE75EB">
        <w:rPr>
          <w:rFonts w:cs="Times New Roman"/>
          <w:sz w:val="26"/>
          <w:szCs w:val="26"/>
        </w:rPr>
        <w:tab/>
      </w:r>
      <w:r w:rsidR="00733F49" w:rsidRPr="00EE75EB">
        <w:rPr>
          <w:rFonts w:cs="Times New Roman"/>
          <w:sz w:val="26"/>
          <w:szCs w:val="26"/>
        </w:rPr>
        <w:tab/>
      </w:r>
      <w:r w:rsidR="00733F49" w:rsidRPr="00EE75EB">
        <w:rPr>
          <w:rFonts w:cs="Times New Roman"/>
          <w:sz w:val="26"/>
          <w:szCs w:val="26"/>
        </w:rPr>
        <w:tab/>
      </w:r>
      <w:r w:rsidR="00733F49" w:rsidRPr="00EE75EB">
        <w:rPr>
          <w:rFonts w:cs="Times New Roman"/>
          <w:sz w:val="26"/>
          <w:szCs w:val="26"/>
        </w:rPr>
        <w:tab/>
      </w:r>
      <w:r w:rsidR="00733F49" w:rsidRPr="00EE75EB">
        <w:rPr>
          <w:rFonts w:cs="Times New Roman"/>
          <w:sz w:val="26"/>
          <w:szCs w:val="26"/>
        </w:rPr>
        <w:tab/>
      </w:r>
      <w:r w:rsidR="00F53E21">
        <w:rPr>
          <w:rFonts w:cs="Times New Roman"/>
          <w:sz w:val="26"/>
          <w:szCs w:val="26"/>
        </w:rPr>
        <w:t>8</w:t>
      </w:r>
      <w:r w:rsidRPr="00EE75EB">
        <w:rPr>
          <w:rFonts w:cs="Times New Roman"/>
          <w:sz w:val="26"/>
          <w:szCs w:val="26"/>
        </w:rPr>
        <w:t xml:space="preserve"> </w:t>
      </w:r>
      <w:r w:rsidR="00AF3F9E" w:rsidRPr="00EE75EB">
        <w:rPr>
          <w:rFonts w:cs="Times New Roman"/>
          <w:sz w:val="26"/>
          <w:szCs w:val="26"/>
        </w:rPr>
        <w:t>tiết</w:t>
      </w:r>
    </w:p>
    <w:p w14:paraId="4CE36842" w14:textId="243F87D1" w:rsidR="00011672" w:rsidRPr="00EE75EB" w:rsidRDefault="00011672" w:rsidP="00FA32A2">
      <w:pPr>
        <w:pStyle w:val="ListParagraph"/>
        <w:numPr>
          <w:ilvl w:val="1"/>
          <w:numId w:val="2"/>
        </w:numPr>
        <w:rPr>
          <w:rFonts w:cs="Times New Roman"/>
          <w:sz w:val="26"/>
          <w:szCs w:val="26"/>
        </w:rPr>
      </w:pPr>
      <w:r w:rsidRPr="00EE75EB">
        <w:rPr>
          <w:rFonts w:cs="Times New Roman"/>
          <w:sz w:val="26"/>
          <w:szCs w:val="26"/>
        </w:rPr>
        <w:t>Thảo luận:</w:t>
      </w:r>
      <w:r w:rsidRPr="00EE75EB">
        <w:rPr>
          <w:rFonts w:cs="Times New Roman"/>
          <w:sz w:val="26"/>
          <w:szCs w:val="26"/>
        </w:rPr>
        <w:tab/>
      </w:r>
      <w:r w:rsidRPr="00EE75EB">
        <w:rPr>
          <w:rFonts w:cs="Times New Roman"/>
          <w:sz w:val="26"/>
          <w:szCs w:val="26"/>
        </w:rPr>
        <w:tab/>
      </w:r>
      <w:r w:rsidRPr="00EE75EB">
        <w:rPr>
          <w:rFonts w:cs="Times New Roman"/>
          <w:sz w:val="26"/>
          <w:szCs w:val="26"/>
        </w:rPr>
        <w:tab/>
      </w:r>
      <w:r w:rsidRPr="00EE75EB">
        <w:rPr>
          <w:rFonts w:cs="Times New Roman"/>
          <w:sz w:val="26"/>
          <w:szCs w:val="26"/>
        </w:rPr>
        <w:tab/>
      </w:r>
      <w:r w:rsidRPr="00EE75EB">
        <w:rPr>
          <w:rFonts w:cs="Times New Roman"/>
          <w:sz w:val="26"/>
          <w:szCs w:val="26"/>
        </w:rPr>
        <w:tab/>
      </w:r>
      <w:r w:rsidR="0004097A" w:rsidRPr="00EE75EB">
        <w:rPr>
          <w:rFonts w:cs="Times New Roman"/>
          <w:sz w:val="26"/>
          <w:szCs w:val="26"/>
        </w:rPr>
        <w:t>0</w:t>
      </w:r>
      <w:r w:rsidRPr="00EE75EB">
        <w:rPr>
          <w:rFonts w:cs="Times New Roman"/>
          <w:sz w:val="26"/>
          <w:szCs w:val="26"/>
        </w:rPr>
        <w:t xml:space="preserve"> tiết</w:t>
      </w:r>
      <w:bookmarkStart w:id="0" w:name="_GoBack"/>
      <w:bookmarkEnd w:id="0"/>
    </w:p>
    <w:p w14:paraId="359FE69A" w14:textId="7CFFBCB7" w:rsidR="00DB1044" w:rsidRPr="00EE75EB" w:rsidRDefault="00AA79D4" w:rsidP="00FA32A2">
      <w:pPr>
        <w:pStyle w:val="ListParagraph"/>
        <w:numPr>
          <w:ilvl w:val="1"/>
          <w:numId w:val="2"/>
        </w:numPr>
        <w:rPr>
          <w:rFonts w:cs="Times New Roman"/>
          <w:sz w:val="26"/>
          <w:szCs w:val="26"/>
        </w:rPr>
      </w:pPr>
      <w:r w:rsidRPr="00EE75EB">
        <w:rPr>
          <w:rFonts w:cs="Times New Roman"/>
          <w:sz w:val="26"/>
          <w:szCs w:val="26"/>
        </w:rPr>
        <w:t>Thí nghiệm, thực hành:</w:t>
      </w:r>
      <w:r w:rsidRPr="00EE75EB">
        <w:rPr>
          <w:rFonts w:cs="Times New Roman"/>
          <w:sz w:val="26"/>
          <w:szCs w:val="26"/>
        </w:rPr>
        <w:tab/>
      </w:r>
      <w:r w:rsidR="002B07D4" w:rsidRPr="00EE75EB">
        <w:rPr>
          <w:rFonts w:cs="Times New Roman"/>
          <w:sz w:val="26"/>
          <w:szCs w:val="26"/>
        </w:rPr>
        <w:tab/>
      </w:r>
      <w:r w:rsidR="002B07D4" w:rsidRPr="00EE75EB">
        <w:rPr>
          <w:rFonts w:cs="Times New Roman"/>
          <w:sz w:val="26"/>
          <w:szCs w:val="26"/>
        </w:rPr>
        <w:tab/>
      </w:r>
      <w:r w:rsidR="00F53E21">
        <w:rPr>
          <w:rFonts w:cs="Times New Roman"/>
          <w:sz w:val="26"/>
          <w:szCs w:val="26"/>
        </w:rPr>
        <w:t>8</w:t>
      </w:r>
      <w:r w:rsidRPr="00EE75EB">
        <w:rPr>
          <w:rFonts w:cs="Times New Roman"/>
          <w:sz w:val="26"/>
          <w:szCs w:val="26"/>
        </w:rPr>
        <w:t xml:space="preserve"> </w:t>
      </w:r>
      <w:r w:rsidR="00AF3F9E" w:rsidRPr="00EE75EB">
        <w:rPr>
          <w:rFonts w:cs="Times New Roman"/>
          <w:sz w:val="26"/>
          <w:szCs w:val="26"/>
        </w:rPr>
        <w:t>tiết</w:t>
      </w:r>
    </w:p>
    <w:p w14:paraId="525E756A" w14:textId="1B24A948" w:rsidR="00AA79D4" w:rsidRPr="00EE75EB" w:rsidRDefault="00D62469" w:rsidP="00FA32A2">
      <w:pPr>
        <w:pStyle w:val="ListParagraph"/>
        <w:numPr>
          <w:ilvl w:val="1"/>
          <w:numId w:val="2"/>
        </w:numPr>
        <w:rPr>
          <w:rFonts w:cs="Times New Roman"/>
          <w:sz w:val="26"/>
          <w:szCs w:val="26"/>
        </w:rPr>
      </w:pPr>
      <w:r w:rsidRPr="00EE75EB">
        <w:rPr>
          <w:rFonts w:cs="Times New Roman"/>
          <w:sz w:val="26"/>
          <w:szCs w:val="26"/>
        </w:rPr>
        <w:t>Tự học</w:t>
      </w:r>
      <w:r w:rsidR="002B07D4" w:rsidRPr="00EE75EB">
        <w:rPr>
          <w:rFonts w:cs="Times New Roman"/>
          <w:sz w:val="26"/>
          <w:szCs w:val="26"/>
        </w:rPr>
        <w:t xml:space="preserve"> (có hướng dẫn)</w:t>
      </w:r>
      <w:r w:rsidRPr="00EE75EB">
        <w:rPr>
          <w:rFonts w:cs="Times New Roman"/>
          <w:sz w:val="26"/>
          <w:szCs w:val="26"/>
        </w:rPr>
        <w:t>:</w:t>
      </w:r>
      <w:r w:rsidRPr="00EE75EB">
        <w:rPr>
          <w:rFonts w:cs="Times New Roman"/>
          <w:sz w:val="26"/>
          <w:szCs w:val="26"/>
        </w:rPr>
        <w:tab/>
      </w:r>
      <w:r w:rsidRPr="00EE75EB">
        <w:rPr>
          <w:rFonts w:cs="Times New Roman"/>
          <w:sz w:val="26"/>
          <w:szCs w:val="26"/>
        </w:rPr>
        <w:tab/>
      </w:r>
      <w:r w:rsidR="002B07D4" w:rsidRPr="00EE75EB">
        <w:rPr>
          <w:rFonts w:cs="Times New Roman"/>
          <w:sz w:val="26"/>
          <w:szCs w:val="26"/>
        </w:rPr>
        <w:tab/>
      </w:r>
      <w:r w:rsidR="00011672" w:rsidRPr="00EE75EB">
        <w:rPr>
          <w:rFonts w:cs="Times New Roman"/>
          <w:sz w:val="26"/>
          <w:szCs w:val="26"/>
        </w:rPr>
        <w:t>1</w:t>
      </w:r>
      <w:r w:rsidRPr="00EE75EB">
        <w:rPr>
          <w:rFonts w:cs="Times New Roman"/>
          <w:sz w:val="26"/>
          <w:szCs w:val="26"/>
        </w:rPr>
        <w:t xml:space="preserve"> </w:t>
      </w:r>
      <w:r w:rsidR="00A14EC4" w:rsidRPr="00EE75EB">
        <w:rPr>
          <w:rFonts w:cs="Times New Roman"/>
          <w:sz w:val="26"/>
          <w:szCs w:val="26"/>
        </w:rPr>
        <w:t>tiết</w:t>
      </w:r>
    </w:p>
    <w:p w14:paraId="0CCB4AB0" w14:textId="4D657B99" w:rsidR="00D62469" w:rsidRPr="00EE75EB" w:rsidRDefault="00D62469" w:rsidP="00FA32A2">
      <w:pPr>
        <w:pStyle w:val="ListParagraph"/>
        <w:numPr>
          <w:ilvl w:val="0"/>
          <w:numId w:val="2"/>
        </w:numPr>
        <w:ind w:left="714" w:hanging="357"/>
        <w:contextualSpacing w:val="0"/>
        <w:rPr>
          <w:rFonts w:cs="Times New Roman"/>
          <w:sz w:val="26"/>
          <w:szCs w:val="26"/>
        </w:rPr>
      </w:pPr>
      <w:r w:rsidRPr="00EE75EB">
        <w:rPr>
          <w:rFonts w:cs="Times New Roman"/>
          <w:sz w:val="26"/>
          <w:szCs w:val="26"/>
        </w:rPr>
        <w:t>Khoa/Bộ môn phụ trách:</w:t>
      </w:r>
      <w:r w:rsidR="00011672" w:rsidRPr="00EE75EB">
        <w:rPr>
          <w:rFonts w:cs="Times New Roman"/>
          <w:sz w:val="26"/>
          <w:szCs w:val="26"/>
        </w:rPr>
        <w:t xml:space="preserve"> </w:t>
      </w:r>
      <w:r w:rsidR="00011672" w:rsidRPr="00EE75EB">
        <w:rPr>
          <w:rFonts w:cs="Times New Roman"/>
          <w:sz w:val="26"/>
          <w:szCs w:val="26"/>
          <w:lang w:val="vi-VN"/>
        </w:rPr>
        <w:t>Viện công nghệ Thông tin và Truyền thông CDIT</w:t>
      </w:r>
    </w:p>
    <w:p w14:paraId="6DFCF9FB" w14:textId="16CF5AED" w:rsidR="00D62469" w:rsidRPr="00EE75EB" w:rsidRDefault="002626A2" w:rsidP="00FA32A2">
      <w:pPr>
        <w:pStyle w:val="ListParagraph"/>
        <w:numPr>
          <w:ilvl w:val="0"/>
          <w:numId w:val="1"/>
        </w:numPr>
        <w:ind w:left="714" w:hanging="357"/>
        <w:contextualSpacing w:val="0"/>
        <w:rPr>
          <w:rFonts w:cs="Times New Roman"/>
          <w:b/>
          <w:sz w:val="26"/>
          <w:szCs w:val="26"/>
        </w:rPr>
      </w:pPr>
      <w:r w:rsidRPr="00EE75EB">
        <w:rPr>
          <w:rFonts w:cs="Times New Roman"/>
          <w:b/>
          <w:sz w:val="26"/>
          <w:szCs w:val="26"/>
        </w:rPr>
        <w:t>Mô</w:t>
      </w:r>
      <w:r w:rsidRPr="00EE75EB">
        <w:rPr>
          <w:rFonts w:cs="Times New Roman"/>
          <w:b/>
          <w:sz w:val="26"/>
          <w:szCs w:val="26"/>
          <w:lang w:val="vi-VN"/>
        </w:rPr>
        <w:t xml:space="preserve"> tả</w:t>
      </w:r>
      <w:r w:rsidR="00D62469" w:rsidRPr="00EE75EB">
        <w:rPr>
          <w:rFonts w:cs="Times New Roman"/>
          <w:b/>
          <w:sz w:val="26"/>
          <w:szCs w:val="26"/>
        </w:rPr>
        <w:t xml:space="preserve"> môn học</w:t>
      </w:r>
    </w:p>
    <w:p w14:paraId="2BDFFBEF" w14:textId="69D26BD2" w:rsidR="00011672" w:rsidRPr="00CA6FFD" w:rsidRDefault="00011672" w:rsidP="00FA32A2">
      <w:pPr>
        <w:pStyle w:val="ListParagraph"/>
        <w:ind w:firstLine="720"/>
        <w:contextualSpacing w:val="0"/>
        <w:rPr>
          <w:rFonts w:cs="Times New Roman"/>
          <w:bCs/>
          <w:sz w:val="26"/>
          <w:szCs w:val="26"/>
          <w:lang w:val="vi-VN"/>
        </w:rPr>
      </w:pPr>
      <w:proofErr w:type="gramStart"/>
      <w:r w:rsidRPr="00EE75EB">
        <w:rPr>
          <w:rFonts w:cs="Times New Roman"/>
          <w:sz w:val="26"/>
          <w:szCs w:val="26"/>
        </w:rPr>
        <w:t>Môn học cung cấp cho sinh viên các thuật</w:t>
      </w:r>
      <w:r w:rsidRPr="00EE75EB">
        <w:rPr>
          <w:rFonts w:cs="Times New Roman"/>
          <w:sz w:val="26"/>
          <w:szCs w:val="26"/>
          <w:lang w:val="vi-VN"/>
        </w:rPr>
        <w:t xml:space="preserve"> ngữ, khái niệm về </w:t>
      </w:r>
      <w:r w:rsidR="004C7305" w:rsidRPr="00EE75EB">
        <w:rPr>
          <w:rFonts w:cs="Times New Roman"/>
          <w:sz w:val="26"/>
          <w:szCs w:val="26"/>
        </w:rPr>
        <w:t>phát triển đồ họa</w:t>
      </w:r>
      <w:r w:rsidRPr="00EE75EB">
        <w:rPr>
          <w:rFonts w:cs="Times New Roman"/>
          <w:sz w:val="26"/>
          <w:szCs w:val="26"/>
        </w:rPr>
        <w:t xml:space="preserve"> trong</w:t>
      </w:r>
      <w:r w:rsidRPr="00EE75EB">
        <w:rPr>
          <w:rFonts w:cs="Times New Roman"/>
          <w:sz w:val="26"/>
          <w:szCs w:val="26"/>
          <w:lang w:val="vi-VN"/>
        </w:rPr>
        <w:t xml:space="preserve"> game.</w:t>
      </w:r>
      <w:proofErr w:type="gramEnd"/>
      <w:r w:rsidRPr="00EE75EB">
        <w:rPr>
          <w:rFonts w:cs="Times New Roman"/>
          <w:sz w:val="26"/>
          <w:szCs w:val="26"/>
          <w:lang w:val="vi-VN"/>
        </w:rPr>
        <w:t xml:space="preserve"> </w:t>
      </w:r>
      <w:r w:rsidR="00493D11" w:rsidRPr="00CA6FFD">
        <w:rPr>
          <w:rFonts w:cs="Times New Roman"/>
          <w:sz w:val="26"/>
          <w:szCs w:val="26"/>
          <w:lang w:val="vi-VN"/>
        </w:rPr>
        <w:t>Trên nền tảng đó, sinh viên có thể</w:t>
      </w:r>
      <w:r w:rsidR="0031254B" w:rsidRPr="00CA6FFD">
        <w:rPr>
          <w:rFonts w:cs="Times New Roman"/>
          <w:sz w:val="26"/>
          <w:szCs w:val="26"/>
          <w:lang w:val="vi-VN"/>
        </w:rPr>
        <w:t xml:space="preserve"> </w:t>
      </w:r>
      <w:r w:rsidR="00493D11" w:rsidRPr="00CA6FFD">
        <w:rPr>
          <w:rFonts w:cs="Times New Roman"/>
          <w:sz w:val="26"/>
          <w:szCs w:val="26"/>
          <w:lang w:val="vi-VN"/>
        </w:rPr>
        <w:t xml:space="preserve">vận dụng </w:t>
      </w:r>
      <w:r w:rsidR="00560FD0" w:rsidRPr="00CA6FFD">
        <w:rPr>
          <w:rFonts w:cs="Times New Roman"/>
          <w:sz w:val="26"/>
          <w:szCs w:val="26"/>
          <w:lang w:val="vi-VN"/>
        </w:rPr>
        <w:t>một số</w:t>
      </w:r>
      <w:r w:rsidR="00493D11" w:rsidRPr="00CA6FFD">
        <w:rPr>
          <w:rFonts w:cs="Times New Roman"/>
          <w:sz w:val="26"/>
          <w:szCs w:val="26"/>
          <w:lang w:val="vi-VN"/>
        </w:rPr>
        <w:t xml:space="preserve"> kỹ thuật trong quá trình phát triển</w:t>
      </w:r>
      <w:r w:rsidR="00CA183D" w:rsidRPr="00CA6FFD">
        <w:rPr>
          <w:rFonts w:cs="Times New Roman"/>
          <w:sz w:val="26"/>
          <w:szCs w:val="26"/>
          <w:lang w:val="vi-VN"/>
        </w:rPr>
        <w:t xml:space="preserve"> đồ họa cho</w:t>
      </w:r>
      <w:r w:rsidR="00493D11" w:rsidRPr="00CA6FFD">
        <w:rPr>
          <w:rFonts w:cs="Times New Roman"/>
          <w:sz w:val="26"/>
          <w:szCs w:val="26"/>
          <w:lang w:val="vi-VN"/>
        </w:rPr>
        <w:t xml:space="preserve"> game</w:t>
      </w:r>
      <w:r w:rsidR="00151962" w:rsidRPr="00CA6FFD">
        <w:rPr>
          <w:rFonts w:cs="Times New Roman"/>
          <w:sz w:val="26"/>
          <w:szCs w:val="26"/>
          <w:lang w:val="vi-VN"/>
        </w:rPr>
        <w:t>.</w:t>
      </w:r>
    </w:p>
    <w:p w14:paraId="0E673E50" w14:textId="50F4D965" w:rsidR="002626A2" w:rsidRPr="00EE75EB" w:rsidRDefault="002626A2" w:rsidP="00FA32A2">
      <w:pPr>
        <w:pStyle w:val="ListParagraph"/>
        <w:numPr>
          <w:ilvl w:val="0"/>
          <w:numId w:val="1"/>
        </w:numPr>
        <w:rPr>
          <w:rFonts w:cs="Times New Roman"/>
          <w:b/>
          <w:sz w:val="26"/>
          <w:szCs w:val="26"/>
          <w:lang w:val="vi-VN"/>
        </w:rPr>
      </w:pPr>
      <w:r w:rsidRPr="00EE75EB">
        <w:rPr>
          <w:rFonts w:cs="Times New Roman"/>
          <w:b/>
          <w:sz w:val="26"/>
          <w:szCs w:val="26"/>
          <w:lang w:val="vi-VN"/>
        </w:rPr>
        <w:t>Mục tiêu môn học, chuẩn đầu ra</w:t>
      </w:r>
    </w:p>
    <w:p w14:paraId="07700BA4" w14:textId="755DF47D" w:rsidR="009C30E2" w:rsidRPr="00EE75EB" w:rsidRDefault="00BA64A7" w:rsidP="00FA32A2">
      <w:pPr>
        <w:spacing w:before="60" w:after="60"/>
        <w:ind w:left="357"/>
        <w:rPr>
          <w:rFonts w:cs="Times New Roman"/>
          <w:b/>
          <w:sz w:val="26"/>
          <w:szCs w:val="26"/>
        </w:rPr>
      </w:pPr>
      <w:r w:rsidRPr="00EE75EB">
        <w:rPr>
          <w:rFonts w:cs="Times New Roman"/>
          <w:b/>
          <w:sz w:val="26"/>
          <w:szCs w:val="26"/>
        </w:rPr>
        <w:t>4</w:t>
      </w:r>
      <w:r w:rsidRPr="00EE75EB">
        <w:rPr>
          <w:rFonts w:cs="Times New Roman"/>
          <w:b/>
          <w:sz w:val="26"/>
          <w:szCs w:val="26"/>
          <w:lang w:val="vi-VN"/>
        </w:rPr>
        <w:t xml:space="preserve">.1 </w:t>
      </w:r>
      <w:r w:rsidR="009C30E2" w:rsidRPr="00EE75EB">
        <w:rPr>
          <w:rFonts w:cs="Times New Roman"/>
          <w:b/>
          <w:sz w:val="26"/>
          <w:szCs w:val="26"/>
        </w:rPr>
        <w:t>Mục tiêu của môn học</w:t>
      </w:r>
    </w:p>
    <w:p w14:paraId="30344AD1" w14:textId="3BE92D4B" w:rsidR="0004097A" w:rsidRPr="00EE75EB" w:rsidRDefault="0004097A" w:rsidP="00FA32A2">
      <w:pPr>
        <w:pStyle w:val="ListParagraph"/>
        <w:numPr>
          <w:ilvl w:val="0"/>
          <w:numId w:val="3"/>
        </w:numPr>
        <w:spacing w:before="0" w:after="0"/>
        <w:ind w:left="0" w:firstLine="284"/>
        <w:rPr>
          <w:rFonts w:cs="Times New Roman"/>
          <w:bCs/>
          <w:iCs/>
          <w:spacing w:val="10"/>
          <w:sz w:val="26"/>
          <w:szCs w:val="26"/>
        </w:rPr>
      </w:pPr>
      <w:r w:rsidRPr="00EE75EB">
        <w:rPr>
          <w:rFonts w:cs="Times New Roman"/>
          <w:b/>
          <w:i/>
          <w:spacing w:val="10"/>
          <w:sz w:val="26"/>
          <w:szCs w:val="26"/>
          <w:lang w:val="vi-VN"/>
        </w:rPr>
        <w:t>Về kiến thức</w:t>
      </w:r>
      <w:r w:rsidRPr="00EE75EB">
        <w:rPr>
          <w:rFonts w:cs="Times New Roman"/>
          <w:spacing w:val="10"/>
          <w:sz w:val="26"/>
          <w:szCs w:val="26"/>
          <w:lang w:val="vi-VN"/>
        </w:rPr>
        <w:t xml:space="preserve">: </w:t>
      </w:r>
      <w:r w:rsidRPr="00EE75EB">
        <w:rPr>
          <w:rFonts w:cs="Times New Roman"/>
          <w:sz w:val="26"/>
          <w:szCs w:val="26"/>
          <w:lang w:val="vi-VN" w:eastAsia="en-AU"/>
        </w:rPr>
        <w:t xml:space="preserve"> </w:t>
      </w:r>
      <w:r w:rsidRPr="00EE75EB">
        <w:rPr>
          <w:rFonts w:cs="Times New Roman"/>
          <w:spacing w:val="10"/>
          <w:sz w:val="26"/>
          <w:szCs w:val="26"/>
        </w:rPr>
        <w:t>Môn học sẽ trang bị cho sinh viên các kiến thức cơ bản về lập trình đồ họa trong game, các kĩ thuật xử lý đồ họa thường được sử dụng trong  các ứng dụng trò chơi hiện nay</w:t>
      </w:r>
      <w:r w:rsidR="00C40529" w:rsidRPr="00EE75EB">
        <w:rPr>
          <w:rFonts w:cs="Times New Roman"/>
          <w:spacing w:val="10"/>
          <w:sz w:val="26"/>
          <w:szCs w:val="26"/>
          <w:lang w:val="vi-VN"/>
        </w:rPr>
        <w:t>.</w:t>
      </w:r>
    </w:p>
    <w:p w14:paraId="61270DFD" w14:textId="6F473844" w:rsidR="0004097A" w:rsidRPr="00EE75EB" w:rsidRDefault="0004097A" w:rsidP="00FA32A2">
      <w:pPr>
        <w:numPr>
          <w:ilvl w:val="0"/>
          <w:numId w:val="3"/>
        </w:numPr>
        <w:ind w:left="0" w:firstLine="360"/>
        <w:rPr>
          <w:rFonts w:cs="Times New Roman"/>
          <w:bCs/>
          <w:iCs/>
          <w:sz w:val="26"/>
          <w:szCs w:val="26"/>
          <w:lang w:eastAsia="en-AU"/>
        </w:rPr>
      </w:pPr>
      <w:r w:rsidRPr="00EE75EB">
        <w:rPr>
          <w:rFonts w:cs="Times New Roman"/>
          <w:b/>
          <w:i/>
          <w:sz w:val="26"/>
          <w:szCs w:val="26"/>
          <w:lang w:val="vi-VN" w:eastAsia="en-AU"/>
        </w:rPr>
        <w:t>Kỹ năng</w:t>
      </w:r>
      <w:r w:rsidRPr="00EE75EB">
        <w:rPr>
          <w:rFonts w:cs="Times New Roman"/>
          <w:b/>
          <w:sz w:val="26"/>
          <w:szCs w:val="26"/>
          <w:lang w:val="vi-VN" w:eastAsia="en-AU"/>
        </w:rPr>
        <w:t xml:space="preserve">: </w:t>
      </w:r>
      <w:r w:rsidR="00C463EF" w:rsidRPr="00EE75EB">
        <w:rPr>
          <w:rFonts w:cs="Times New Roman"/>
          <w:bCs/>
          <w:sz w:val="26"/>
          <w:szCs w:val="26"/>
          <w:lang w:eastAsia="en-AU"/>
        </w:rPr>
        <w:t>K</w:t>
      </w:r>
      <w:r w:rsidRPr="00EE75EB">
        <w:rPr>
          <w:rFonts w:cs="Times New Roman"/>
          <w:bCs/>
          <w:sz w:val="26"/>
          <w:szCs w:val="26"/>
          <w:lang w:eastAsia="en-AU"/>
        </w:rPr>
        <w:t>hi hoàn thành môn học, sinh viên có khả năng</w:t>
      </w:r>
      <w:r w:rsidRPr="00EE75EB">
        <w:rPr>
          <w:rFonts w:cs="Times New Roman"/>
          <w:bCs/>
          <w:iCs/>
          <w:sz w:val="26"/>
          <w:szCs w:val="26"/>
          <w:lang w:eastAsia="en-AU"/>
        </w:rPr>
        <w:t xml:space="preserve"> </w:t>
      </w:r>
      <w:r w:rsidR="00C463EF" w:rsidRPr="00EE75EB">
        <w:rPr>
          <w:rFonts w:cs="Times New Roman"/>
          <w:bCs/>
          <w:iCs/>
          <w:sz w:val="26"/>
          <w:szCs w:val="26"/>
          <w:lang w:eastAsia="en-AU"/>
        </w:rPr>
        <w:t>áp dụng các</w:t>
      </w:r>
      <w:r w:rsidRPr="00EE75EB">
        <w:rPr>
          <w:rFonts w:cs="Times New Roman"/>
          <w:bCs/>
          <w:iCs/>
          <w:sz w:val="26"/>
          <w:szCs w:val="26"/>
          <w:lang w:eastAsia="en-AU"/>
        </w:rPr>
        <w:t xml:space="preserve"> kỹ thuật để </w:t>
      </w:r>
      <w:r w:rsidR="00B21722" w:rsidRPr="00EE75EB">
        <w:rPr>
          <w:rFonts w:cs="Times New Roman"/>
          <w:bCs/>
          <w:iCs/>
          <w:sz w:val="26"/>
          <w:szCs w:val="26"/>
          <w:lang w:eastAsia="en-AU"/>
        </w:rPr>
        <w:t>phát triển</w:t>
      </w:r>
      <w:r w:rsidRPr="00EE75EB">
        <w:rPr>
          <w:rFonts w:cs="Times New Roman"/>
          <w:bCs/>
          <w:iCs/>
          <w:sz w:val="26"/>
          <w:szCs w:val="26"/>
          <w:lang w:eastAsia="en-AU"/>
        </w:rPr>
        <w:t xml:space="preserve"> đồ họa cho Game</w:t>
      </w:r>
      <w:r w:rsidR="00C463EF" w:rsidRPr="00EE75EB">
        <w:rPr>
          <w:rFonts w:cs="Times New Roman"/>
          <w:bCs/>
          <w:iCs/>
          <w:sz w:val="26"/>
          <w:szCs w:val="26"/>
          <w:lang w:eastAsia="en-AU"/>
        </w:rPr>
        <w:t>.</w:t>
      </w:r>
    </w:p>
    <w:p w14:paraId="21557305" w14:textId="3250897D" w:rsidR="00E71419" w:rsidRPr="00EE75EB" w:rsidRDefault="0004097A" w:rsidP="00FA32A2">
      <w:pPr>
        <w:spacing w:before="60" w:after="60"/>
        <w:ind w:left="357"/>
        <w:rPr>
          <w:rFonts w:cs="Times New Roman"/>
          <w:bCs/>
          <w:iCs/>
          <w:spacing w:val="10"/>
          <w:sz w:val="26"/>
          <w:szCs w:val="26"/>
        </w:rPr>
      </w:pPr>
      <w:r w:rsidRPr="00EE75EB">
        <w:rPr>
          <w:rFonts w:cs="Times New Roman"/>
          <w:b/>
          <w:i/>
          <w:spacing w:val="10"/>
          <w:sz w:val="26"/>
          <w:szCs w:val="26"/>
          <w:lang w:val="vi-VN"/>
        </w:rPr>
        <w:t>Thái độ, Chuyên cần:</w:t>
      </w:r>
      <w:r w:rsidRPr="00EE75EB">
        <w:rPr>
          <w:rFonts w:cs="Times New Roman"/>
          <w:spacing w:val="10"/>
          <w:sz w:val="26"/>
          <w:szCs w:val="26"/>
          <w:lang w:val="vi-VN"/>
        </w:rPr>
        <w:t xml:space="preserve"> Đảm bảo số giờ học trên lớp và tự học</w:t>
      </w:r>
      <w:r w:rsidR="00E71419" w:rsidRPr="00EE75EB">
        <w:rPr>
          <w:rFonts w:cs="Times New Roman"/>
          <w:spacing w:val="10"/>
          <w:sz w:val="26"/>
          <w:szCs w:val="26"/>
          <w:lang w:val="vi-VN"/>
        </w:rPr>
        <w:t>.</w:t>
      </w:r>
    </w:p>
    <w:p w14:paraId="6AB80ADB" w14:textId="505C6FF0" w:rsidR="002626A2" w:rsidRPr="00EE75EB" w:rsidRDefault="00BA64A7" w:rsidP="00E71419">
      <w:pPr>
        <w:spacing w:before="60" w:after="60"/>
        <w:ind w:left="357"/>
        <w:rPr>
          <w:rFonts w:cs="Times New Roman"/>
          <w:b/>
          <w:sz w:val="26"/>
          <w:szCs w:val="26"/>
          <w:lang w:val="vi-VN"/>
        </w:rPr>
      </w:pPr>
      <w:r w:rsidRPr="00EE75EB">
        <w:rPr>
          <w:rFonts w:cs="Times New Roman"/>
          <w:b/>
          <w:sz w:val="26"/>
          <w:szCs w:val="26"/>
          <w:lang w:val="vi-VN"/>
        </w:rPr>
        <w:t xml:space="preserve">4.2 </w:t>
      </w:r>
      <w:r w:rsidR="002626A2" w:rsidRPr="00EE75EB">
        <w:rPr>
          <w:rFonts w:cs="Times New Roman"/>
          <w:b/>
          <w:sz w:val="26"/>
          <w:szCs w:val="26"/>
          <w:lang w:val="vi-VN"/>
        </w:rPr>
        <w:t>Chuẩn đầu ra</w:t>
      </w:r>
    </w:p>
    <w:tbl>
      <w:tblPr>
        <w:tblStyle w:val="TableGrid"/>
        <w:tblW w:w="0" w:type="auto"/>
        <w:tblLook w:val="04A0" w:firstRow="1" w:lastRow="0" w:firstColumn="1" w:lastColumn="0" w:noHBand="0" w:noVBand="1"/>
      </w:tblPr>
      <w:tblGrid>
        <w:gridCol w:w="748"/>
        <w:gridCol w:w="8597"/>
      </w:tblGrid>
      <w:tr w:rsidR="007C2FD7" w:rsidRPr="00F53E21" w14:paraId="5BE36E40" w14:textId="77777777" w:rsidTr="004A6BBA">
        <w:tc>
          <w:tcPr>
            <w:tcW w:w="9345" w:type="dxa"/>
            <w:gridSpan w:val="2"/>
          </w:tcPr>
          <w:p w14:paraId="3423C904" w14:textId="7F26E266" w:rsidR="002626A2" w:rsidRPr="00EE75EB" w:rsidRDefault="002626A2" w:rsidP="002626A2">
            <w:pPr>
              <w:spacing w:before="60" w:after="60"/>
              <w:rPr>
                <w:rFonts w:cs="Times New Roman"/>
                <w:bCs/>
                <w:sz w:val="26"/>
                <w:szCs w:val="26"/>
                <w:lang w:val="vi-VN"/>
              </w:rPr>
            </w:pPr>
            <w:r w:rsidRPr="00EE75EB">
              <w:rPr>
                <w:rFonts w:cs="Times New Roman"/>
                <w:bCs/>
                <w:sz w:val="26"/>
                <w:szCs w:val="26"/>
                <w:lang w:val="vi-VN"/>
              </w:rPr>
              <w:t>Sau khi hoàn thành môn học/học phần, sinh viên có thể:</w:t>
            </w:r>
          </w:p>
        </w:tc>
      </w:tr>
      <w:tr w:rsidR="007C2FD7" w:rsidRPr="00F53E21" w14:paraId="63BC60F9" w14:textId="77777777" w:rsidTr="004A6BBA">
        <w:tc>
          <w:tcPr>
            <w:tcW w:w="748" w:type="dxa"/>
          </w:tcPr>
          <w:p w14:paraId="477831E5" w14:textId="76DBD7B9" w:rsidR="002626A2" w:rsidRPr="00EE75EB" w:rsidRDefault="002626A2" w:rsidP="002626A2">
            <w:pPr>
              <w:spacing w:before="60" w:after="60"/>
              <w:rPr>
                <w:rFonts w:cs="Times New Roman"/>
                <w:bCs/>
                <w:sz w:val="26"/>
                <w:szCs w:val="26"/>
                <w:lang w:val="vi-VN"/>
              </w:rPr>
            </w:pPr>
            <w:r w:rsidRPr="00EE75EB">
              <w:rPr>
                <w:rFonts w:cs="Times New Roman"/>
                <w:bCs/>
                <w:sz w:val="26"/>
                <w:szCs w:val="26"/>
                <w:lang w:val="vi-VN"/>
              </w:rPr>
              <w:t>1.</w:t>
            </w:r>
          </w:p>
        </w:tc>
        <w:tc>
          <w:tcPr>
            <w:tcW w:w="8597" w:type="dxa"/>
          </w:tcPr>
          <w:p w14:paraId="691EF57B" w14:textId="4F807880" w:rsidR="002626A2" w:rsidRPr="00CA6FFD" w:rsidRDefault="002626A2" w:rsidP="002626A2">
            <w:pPr>
              <w:spacing w:before="60" w:after="60"/>
              <w:rPr>
                <w:rFonts w:cs="Times New Roman"/>
                <w:bCs/>
                <w:sz w:val="26"/>
                <w:szCs w:val="26"/>
                <w:lang w:val="vi-VN"/>
              </w:rPr>
            </w:pPr>
            <w:r w:rsidRPr="00EE75EB">
              <w:rPr>
                <w:rFonts w:cs="Times New Roman"/>
                <w:bCs/>
                <w:sz w:val="26"/>
                <w:szCs w:val="26"/>
                <w:lang w:val="vi-VN"/>
              </w:rPr>
              <w:t xml:space="preserve">[CLO1]: </w:t>
            </w:r>
            <w:r w:rsidR="004A6BBA" w:rsidRPr="00CA6FFD">
              <w:rPr>
                <w:rFonts w:cs="Times New Roman"/>
                <w:bCs/>
                <w:i/>
                <w:iCs/>
                <w:sz w:val="26"/>
                <w:szCs w:val="26"/>
                <w:lang w:val="vi-VN"/>
              </w:rPr>
              <w:t>Hiểu</w:t>
            </w:r>
            <w:r w:rsidR="004A6BBA" w:rsidRPr="00CA6FFD">
              <w:rPr>
                <w:rFonts w:cs="Times New Roman"/>
                <w:bCs/>
                <w:sz w:val="26"/>
                <w:szCs w:val="26"/>
                <w:lang w:val="vi-VN"/>
              </w:rPr>
              <w:t xml:space="preserve"> được các khái niệm, thuật ngữ </w:t>
            </w:r>
            <w:r w:rsidR="00E3580E" w:rsidRPr="00CA6FFD">
              <w:rPr>
                <w:rFonts w:cs="Times New Roman"/>
                <w:bCs/>
                <w:sz w:val="26"/>
                <w:szCs w:val="26"/>
                <w:lang w:val="vi-VN"/>
              </w:rPr>
              <w:t>về</w:t>
            </w:r>
            <w:r w:rsidR="004A6BBA" w:rsidRPr="00CA6FFD">
              <w:rPr>
                <w:rFonts w:cs="Times New Roman"/>
                <w:bCs/>
                <w:sz w:val="26"/>
                <w:szCs w:val="26"/>
                <w:lang w:val="vi-VN"/>
              </w:rPr>
              <w:t xml:space="preserve"> đồ họa</w:t>
            </w:r>
            <w:r w:rsidR="00FF6EF0" w:rsidRPr="00F53E21">
              <w:rPr>
                <w:rFonts w:cs="Times New Roman"/>
                <w:bCs/>
                <w:sz w:val="26"/>
                <w:szCs w:val="26"/>
                <w:lang w:val="vi-VN"/>
              </w:rPr>
              <w:t xml:space="preserve"> máy tính</w:t>
            </w:r>
            <w:r w:rsidR="00750A81" w:rsidRPr="00CA6FFD">
              <w:rPr>
                <w:rFonts w:cs="Times New Roman"/>
                <w:bCs/>
                <w:sz w:val="26"/>
                <w:szCs w:val="26"/>
                <w:lang w:val="vi-VN"/>
              </w:rPr>
              <w:t>.</w:t>
            </w:r>
          </w:p>
        </w:tc>
      </w:tr>
      <w:tr w:rsidR="00353CA0" w:rsidRPr="00EE75EB" w14:paraId="12CF1311" w14:textId="77777777" w:rsidTr="004A6BBA">
        <w:tc>
          <w:tcPr>
            <w:tcW w:w="748" w:type="dxa"/>
          </w:tcPr>
          <w:p w14:paraId="628B906A" w14:textId="7A01442B" w:rsidR="00353CA0" w:rsidRPr="00EE75EB" w:rsidRDefault="00353CA0" w:rsidP="00353CA0">
            <w:pPr>
              <w:spacing w:before="60" w:after="60"/>
              <w:rPr>
                <w:rFonts w:cs="Times New Roman"/>
                <w:bCs/>
                <w:sz w:val="26"/>
                <w:szCs w:val="26"/>
              </w:rPr>
            </w:pPr>
            <w:r w:rsidRPr="00EE75EB">
              <w:rPr>
                <w:rFonts w:cs="Times New Roman"/>
                <w:bCs/>
                <w:sz w:val="26"/>
                <w:szCs w:val="26"/>
              </w:rPr>
              <w:t>2</w:t>
            </w:r>
            <w:r w:rsidRPr="00EE75EB">
              <w:rPr>
                <w:rFonts w:cs="Times New Roman"/>
                <w:bCs/>
                <w:sz w:val="26"/>
                <w:szCs w:val="26"/>
                <w:lang w:val="vi-VN"/>
              </w:rPr>
              <w:t>.</w:t>
            </w:r>
          </w:p>
        </w:tc>
        <w:tc>
          <w:tcPr>
            <w:tcW w:w="8597" w:type="dxa"/>
          </w:tcPr>
          <w:p w14:paraId="1F30162A" w14:textId="10E0776E" w:rsidR="00353CA0" w:rsidRPr="00EE75EB" w:rsidRDefault="00353CA0" w:rsidP="00D63292">
            <w:pPr>
              <w:spacing w:before="60" w:after="60"/>
              <w:rPr>
                <w:rFonts w:cs="Times New Roman"/>
                <w:bCs/>
                <w:sz w:val="26"/>
                <w:szCs w:val="26"/>
                <w:lang w:val="vi-VN"/>
              </w:rPr>
            </w:pPr>
            <w:r w:rsidRPr="00EE75EB">
              <w:rPr>
                <w:rFonts w:cs="Times New Roman"/>
                <w:bCs/>
                <w:sz w:val="26"/>
                <w:szCs w:val="26"/>
                <w:lang w:val="vi-VN"/>
              </w:rPr>
              <w:t>[CLO</w:t>
            </w:r>
            <w:r w:rsidRPr="00EE75EB">
              <w:rPr>
                <w:rFonts w:cs="Times New Roman"/>
                <w:bCs/>
                <w:sz w:val="26"/>
                <w:szCs w:val="26"/>
              </w:rPr>
              <w:t>2</w:t>
            </w:r>
            <w:r w:rsidRPr="00EE75EB">
              <w:rPr>
                <w:rFonts w:cs="Times New Roman"/>
                <w:bCs/>
                <w:sz w:val="26"/>
                <w:szCs w:val="26"/>
                <w:lang w:val="vi-VN"/>
              </w:rPr>
              <w:t xml:space="preserve">]: </w:t>
            </w:r>
            <w:r w:rsidRPr="00EE75EB">
              <w:rPr>
                <w:rFonts w:cs="Times New Roman"/>
                <w:bCs/>
                <w:i/>
                <w:iCs/>
                <w:sz w:val="26"/>
                <w:szCs w:val="26"/>
              </w:rPr>
              <w:t>Biết</w:t>
            </w:r>
            <w:r w:rsidRPr="00EE75EB">
              <w:rPr>
                <w:rFonts w:cs="Times New Roman"/>
                <w:bCs/>
                <w:sz w:val="26"/>
                <w:szCs w:val="26"/>
              </w:rPr>
              <w:t xml:space="preserve"> </w:t>
            </w:r>
            <w:r w:rsidR="00E734B8" w:rsidRPr="00EE75EB">
              <w:rPr>
                <w:rFonts w:cs="Times New Roman"/>
                <w:bCs/>
                <w:sz w:val="26"/>
                <w:szCs w:val="26"/>
              </w:rPr>
              <w:t xml:space="preserve">được </w:t>
            </w:r>
            <w:r w:rsidRPr="00EE75EB">
              <w:rPr>
                <w:rFonts w:cs="Times New Roman"/>
                <w:bCs/>
                <w:sz w:val="26"/>
                <w:szCs w:val="26"/>
              </w:rPr>
              <w:t xml:space="preserve">các kỹ thuật </w:t>
            </w:r>
            <w:r w:rsidR="004C298D">
              <w:rPr>
                <w:rFonts w:cs="Times New Roman"/>
                <w:bCs/>
                <w:sz w:val="26"/>
                <w:szCs w:val="26"/>
              </w:rPr>
              <w:t>kết xuất</w:t>
            </w:r>
            <w:r w:rsidR="003E092B">
              <w:rPr>
                <w:rFonts w:cs="Times New Roman"/>
                <w:bCs/>
                <w:sz w:val="26"/>
                <w:szCs w:val="26"/>
              </w:rPr>
              <w:t xml:space="preserve"> cảnh trong</w:t>
            </w:r>
            <w:r w:rsidR="004C298D">
              <w:rPr>
                <w:rFonts w:cs="Times New Roman"/>
                <w:bCs/>
                <w:sz w:val="26"/>
                <w:szCs w:val="26"/>
              </w:rPr>
              <w:t xml:space="preserve"> đồ họ</w:t>
            </w:r>
            <w:r w:rsidR="003E092B">
              <w:rPr>
                <w:rFonts w:cs="Times New Roman"/>
                <w:bCs/>
                <w:sz w:val="26"/>
                <w:szCs w:val="26"/>
              </w:rPr>
              <w:t xml:space="preserve">a </w:t>
            </w:r>
            <w:r w:rsidR="008105FF">
              <w:rPr>
                <w:rFonts w:cs="Times New Roman"/>
                <w:bCs/>
                <w:sz w:val="26"/>
                <w:szCs w:val="26"/>
              </w:rPr>
              <w:t>g</w:t>
            </w:r>
            <w:r w:rsidR="004C298D">
              <w:rPr>
                <w:rFonts w:cs="Times New Roman"/>
                <w:bCs/>
                <w:sz w:val="26"/>
                <w:szCs w:val="26"/>
              </w:rPr>
              <w:t>ame</w:t>
            </w:r>
            <w:r w:rsidR="00FF6EF0">
              <w:rPr>
                <w:rFonts w:cs="Times New Roman"/>
                <w:bCs/>
                <w:sz w:val="26"/>
                <w:szCs w:val="26"/>
              </w:rPr>
              <w:t>.</w:t>
            </w:r>
          </w:p>
        </w:tc>
      </w:tr>
      <w:tr w:rsidR="00353CA0" w:rsidRPr="00F53E21" w14:paraId="5C608813" w14:textId="77777777" w:rsidTr="004A6BBA">
        <w:tc>
          <w:tcPr>
            <w:tcW w:w="748" w:type="dxa"/>
          </w:tcPr>
          <w:p w14:paraId="1F4CBFA9" w14:textId="0B387B46" w:rsidR="00353CA0" w:rsidRPr="00EE75EB" w:rsidRDefault="00353CA0" w:rsidP="00353CA0">
            <w:pPr>
              <w:spacing w:before="60" w:after="60"/>
              <w:rPr>
                <w:rFonts w:cs="Times New Roman"/>
                <w:bCs/>
                <w:sz w:val="26"/>
                <w:szCs w:val="26"/>
                <w:lang w:val="vi-VN"/>
              </w:rPr>
            </w:pPr>
            <w:r w:rsidRPr="00EE75EB">
              <w:rPr>
                <w:rFonts w:cs="Times New Roman"/>
                <w:bCs/>
                <w:sz w:val="26"/>
                <w:szCs w:val="26"/>
              </w:rPr>
              <w:t>3</w:t>
            </w:r>
            <w:r w:rsidRPr="00EE75EB">
              <w:rPr>
                <w:rFonts w:cs="Times New Roman"/>
                <w:bCs/>
                <w:sz w:val="26"/>
                <w:szCs w:val="26"/>
                <w:lang w:val="vi-VN"/>
              </w:rPr>
              <w:t>.</w:t>
            </w:r>
          </w:p>
        </w:tc>
        <w:tc>
          <w:tcPr>
            <w:tcW w:w="8597" w:type="dxa"/>
          </w:tcPr>
          <w:p w14:paraId="5E6178B4" w14:textId="27F348D7" w:rsidR="00353CA0" w:rsidRPr="00FF6EF0" w:rsidRDefault="00353CA0" w:rsidP="00BC3650">
            <w:pPr>
              <w:spacing w:before="60" w:after="60"/>
              <w:rPr>
                <w:rFonts w:cs="Times New Roman"/>
                <w:bCs/>
                <w:sz w:val="26"/>
                <w:szCs w:val="26"/>
                <w:lang w:val="vi-VN"/>
              </w:rPr>
            </w:pPr>
            <w:r w:rsidRPr="00EE75EB">
              <w:rPr>
                <w:rFonts w:cs="Times New Roman"/>
                <w:bCs/>
                <w:sz w:val="26"/>
                <w:szCs w:val="26"/>
                <w:lang w:val="vi-VN"/>
              </w:rPr>
              <w:t>[CLO</w:t>
            </w:r>
            <w:r w:rsidRPr="00CA6FFD">
              <w:rPr>
                <w:rFonts w:cs="Times New Roman"/>
                <w:bCs/>
                <w:sz w:val="26"/>
                <w:szCs w:val="26"/>
                <w:lang w:val="vi-VN"/>
              </w:rPr>
              <w:t>3</w:t>
            </w:r>
            <w:r w:rsidRPr="00EE75EB">
              <w:rPr>
                <w:rFonts w:cs="Times New Roman"/>
                <w:bCs/>
                <w:sz w:val="26"/>
                <w:szCs w:val="26"/>
                <w:lang w:val="vi-VN"/>
              </w:rPr>
              <w:t xml:space="preserve">]: </w:t>
            </w:r>
            <w:r w:rsidR="00BC3650" w:rsidRPr="00BC3650">
              <w:rPr>
                <w:rFonts w:cs="Times New Roman"/>
                <w:bCs/>
                <w:sz w:val="26"/>
                <w:szCs w:val="26"/>
                <w:lang w:val="vi-VN"/>
              </w:rPr>
              <w:t xml:space="preserve">Có khả năng </w:t>
            </w:r>
            <w:r w:rsidR="00F53E21" w:rsidRPr="00F53E21">
              <w:rPr>
                <w:rFonts w:cs="Times New Roman"/>
                <w:bCs/>
                <w:i/>
                <w:iCs/>
                <w:sz w:val="26"/>
                <w:szCs w:val="26"/>
                <w:lang w:val="vi-VN"/>
              </w:rPr>
              <w:t>lập trình, triển khai</w:t>
            </w:r>
            <w:r w:rsidR="00F53E21" w:rsidRPr="00CA6FFD">
              <w:rPr>
                <w:rFonts w:cs="Times New Roman"/>
                <w:bCs/>
                <w:sz w:val="26"/>
                <w:szCs w:val="26"/>
                <w:lang w:val="vi-VN"/>
              </w:rPr>
              <w:t xml:space="preserve"> </w:t>
            </w:r>
            <w:r w:rsidR="00BC3650" w:rsidRPr="00BC3650">
              <w:rPr>
                <w:rFonts w:cs="Times New Roman"/>
                <w:bCs/>
                <w:sz w:val="26"/>
                <w:szCs w:val="26"/>
                <w:lang w:val="vi-VN"/>
              </w:rPr>
              <w:t>các kỹ thuật</w:t>
            </w:r>
            <w:r w:rsidRPr="00CA6FFD">
              <w:rPr>
                <w:rFonts w:cs="Times New Roman"/>
                <w:bCs/>
                <w:sz w:val="26"/>
                <w:szCs w:val="26"/>
                <w:lang w:val="vi-VN"/>
              </w:rPr>
              <w:t xml:space="preserve"> </w:t>
            </w:r>
            <w:r w:rsidR="004C298D" w:rsidRPr="00F53E21">
              <w:rPr>
                <w:rFonts w:cs="Times New Roman"/>
                <w:bCs/>
                <w:sz w:val="26"/>
                <w:szCs w:val="26"/>
                <w:lang w:val="vi-VN"/>
              </w:rPr>
              <w:t xml:space="preserve">kết xuất </w:t>
            </w:r>
            <w:r w:rsidR="003E092B" w:rsidRPr="00F53E21">
              <w:rPr>
                <w:rFonts w:cs="Times New Roman"/>
                <w:bCs/>
                <w:sz w:val="26"/>
                <w:szCs w:val="26"/>
                <w:lang w:val="vi-VN"/>
              </w:rPr>
              <w:t xml:space="preserve">cảnh trong </w:t>
            </w:r>
            <w:r w:rsidR="004C298D" w:rsidRPr="00F53E21">
              <w:rPr>
                <w:rFonts w:cs="Times New Roman"/>
                <w:bCs/>
                <w:sz w:val="26"/>
                <w:szCs w:val="26"/>
                <w:lang w:val="vi-VN"/>
              </w:rPr>
              <w:t>đồ họ</w:t>
            </w:r>
            <w:r w:rsidR="003E092B" w:rsidRPr="003E092B">
              <w:rPr>
                <w:rFonts w:cs="Times New Roman"/>
                <w:bCs/>
                <w:sz w:val="26"/>
                <w:szCs w:val="26"/>
                <w:lang w:val="vi-VN"/>
              </w:rPr>
              <w:t xml:space="preserve">a </w:t>
            </w:r>
            <w:r w:rsidR="004C298D" w:rsidRPr="00F53E21">
              <w:rPr>
                <w:rFonts w:cs="Times New Roman"/>
                <w:bCs/>
                <w:sz w:val="26"/>
                <w:szCs w:val="26"/>
                <w:lang w:val="vi-VN"/>
              </w:rPr>
              <w:t>game</w:t>
            </w:r>
            <w:r w:rsidR="00FF6EF0" w:rsidRPr="00F53E21">
              <w:rPr>
                <w:rFonts w:cs="Times New Roman"/>
                <w:bCs/>
                <w:sz w:val="26"/>
                <w:szCs w:val="26"/>
                <w:lang w:val="vi-VN"/>
              </w:rPr>
              <w:t>.</w:t>
            </w:r>
          </w:p>
        </w:tc>
      </w:tr>
      <w:tr w:rsidR="00353CA0" w:rsidRPr="00EE75EB" w14:paraId="7E8A8794" w14:textId="77777777" w:rsidTr="004A6BBA">
        <w:tc>
          <w:tcPr>
            <w:tcW w:w="748" w:type="dxa"/>
          </w:tcPr>
          <w:p w14:paraId="08ADFFE5" w14:textId="298208DD" w:rsidR="00353CA0" w:rsidRPr="00EE75EB" w:rsidRDefault="00353CA0" w:rsidP="00353CA0">
            <w:pPr>
              <w:spacing w:before="60" w:after="60"/>
              <w:rPr>
                <w:rFonts w:cs="Times New Roman"/>
                <w:bCs/>
                <w:sz w:val="26"/>
                <w:szCs w:val="26"/>
              </w:rPr>
            </w:pPr>
            <w:r w:rsidRPr="00EE75EB">
              <w:rPr>
                <w:rFonts w:cs="Times New Roman"/>
                <w:bCs/>
                <w:sz w:val="26"/>
                <w:szCs w:val="26"/>
              </w:rPr>
              <w:t>4.</w:t>
            </w:r>
          </w:p>
        </w:tc>
        <w:tc>
          <w:tcPr>
            <w:tcW w:w="8597" w:type="dxa"/>
          </w:tcPr>
          <w:p w14:paraId="163EB3F5" w14:textId="1B4AF314" w:rsidR="00353CA0" w:rsidRPr="00EE75EB" w:rsidRDefault="00540E12" w:rsidP="006D71FB">
            <w:pPr>
              <w:spacing w:before="60" w:after="60"/>
              <w:rPr>
                <w:rFonts w:cs="Times New Roman"/>
                <w:b/>
                <w:sz w:val="26"/>
                <w:szCs w:val="26"/>
                <w:lang w:val="vi-VN"/>
              </w:rPr>
            </w:pPr>
            <w:r w:rsidRPr="00EE75EB">
              <w:rPr>
                <w:rFonts w:cs="Times New Roman"/>
                <w:bCs/>
                <w:sz w:val="26"/>
                <w:szCs w:val="26"/>
                <w:lang w:val="vi-VN"/>
              </w:rPr>
              <w:t>[CLO</w:t>
            </w:r>
            <w:r w:rsidR="002207D8" w:rsidRPr="00EE75EB">
              <w:rPr>
                <w:rFonts w:cs="Times New Roman"/>
                <w:bCs/>
                <w:sz w:val="26"/>
                <w:szCs w:val="26"/>
              </w:rPr>
              <w:t>4</w:t>
            </w:r>
            <w:r w:rsidRPr="00EE75EB">
              <w:rPr>
                <w:rFonts w:cs="Times New Roman"/>
                <w:bCs/>
                <w:sz w:val="26"/>
                <w:szCs w:val="26"/>
                <w:lang w:val="vi-VN"/>
              </w:rPr>
              <w:t xml:space="preserve">]: </w:t>
            </w:r>
            <w:r w:rsidR="002207D8" w:rsidRPr="00EE75EB">
              <w:rPr>
                <w:rFonts w:cs="Times New Roman"/>
                <w:bCs/>
                <w:i/>
                <w:iCs/>
                <w:sz w:val="26"/>
                <w:szCs w:val="26"/>
              </w:rPr>
              <w:t>Biết</w:t>
            </w:r>
            <w:r w:rsidR="00E734B8" w:rsidRPr="00EE75EB">
              <w:rPr>
                <w:rFonts w:cs="Times New Roman"/>
                <w:bCs/>
                <w:i/>
                <w:iCs/>
                <w:sz w:val="26"/>
                <w:szCs w:val="26"/>
              </w:rPr>
              <w:t xml:space="preserve"> </w:t>
            </w:r>
            <w:r w:rsidR="00E734B8" w:rsidRPr="00EE75EB">
              <w:rPr>
                <w:rFonts w:cs="Times New Roman"/>
                <w:bCs/>
                <w:sz w:val="26"/>
                <w:szCs w:val="26"/>
              </w:rPr>
              <w:t>được</w:t>
            </w:r>
            <w:r w:rsidR="002207D8" w:rsidRPr="00EE75EB">
              <w:rPr>
                <w:rFonts w:cs="Times New Roman"/>
                <w:bCs/>
                <w:i/>
                <w:iCs/>
                <w:sz w:val="26"/>
                <w:szCs w:val="26"/>
              </w:rPr>
              <w:t xml:space="preserve"> </w:t>
            </w:r>
            <w:r w:rsidR="002207D8" w:rsidRPr="00EE75EB">
              <w:rPr>
                <w:rFonts w:cs="Times New Roman"/>
                <w:bCs/>
                <w:sz w:val="26"/>
                <w:szCs w:val="26"/>
              </w:rPr>
              <w:t xml:space="preserve">các kỹ thuật </w:t>
            </w:r>
            <w:r w:rsidR="0057542C">
              <w:rPr>
                <w:rFonts w:cs="Times New Roman"/>
                <w:bCs/>
                <w:sz w:val="26"/>
                <w:szCs w:val="26"/>
              </w:rPr>
              <w:t>xử lý các hiệu ứng chiếu sáng</w:t>
            </w:r>
            <w:r w:rsidR="004C298D">
              <w:rPr>
                <w:rFonts w:cs="Times New Roman"/>
                <w:bCs/>
                <w:sz w:val="26"/>
                <w:szCs w:val="26"/>
              </w:rPr>
              <w:t xml:space="preserve">, </w:t>
            </w:r>
            <w:r w:rsidR="0057542C">
              <w:rPr>
                <w:rFonts w:cs="Times New Roman"/>
                <w:bCs/>
                <w:sz w:val="26"/>
                <w:szCs w:val="26"/>
              </w:rPr>
              <w:t>đổ bóng</w:t>
            </w:r>
            <w:r w:rsidR="004C298D">
              <w:rPr>
                <w:rFonts w:cs="Times New Roman"/>
                <w:bCs/>
                <w:sz w:val="26"/>
                <w:szCs w:val="26"/>
              </w:rPr>
              <w:t xml:space="preserve"> và </w:t>
            </w:r>
            <w:r w:rsidR="006D71FB">
              <w:rPr>
                <w:rFonts w:cs="Times New Roman"/>
                <w:bCs/>
                <w:sz w:val="26"/>
                <w:szCs w:val="26"/>
              </w:rPr>
              <w:t xml:space="preserve">vật liệu </w:t>
            </w:r>
            <w:r w:rsidR="004C298D">
              <w:rPr>
                <w:rFonts w:cs="Times New Roman"/>
                <w:bCs/>
                <w:sz w:val="26"/>
                <w:szCs w:val="26"/>
              </w:rPr>
              <w:t>của đối tượng trong game</w:t>
            </w:r>
            <w:r w:rsidR="008105FF">
              <w:rPr>
                <w:rFonts w:cs="Times New Roman"/>
                <w:bCs/>
                <w:sz w:val="26"/>
                <w:szCs w:val="26"/>
              </w:rPr>
              <w:t>.</w:t>
            </w:r>
            <w:r w:rsidR="0057542C">
              <w:rPr>
                <w:rFonts w:cs="Times New Roman"/>
                <w:bCs/>
                <w:sz w:val="26"/>
                <w:szCs w:val="26"/>
              </w:rPr>
              <w:t xml:space="preserve"> </w:t>
            </w:r>
          </w:p>
        </w:tc>
      </w:tr>
      <w:tr w:rsidR="00353CA0" w:rsidRPr="00F53E21" w14:paraId="22B4E5C9" w14:textId="77777777" w:rsidTr="00FA32A2">
        <w:tc>
          <w:tcPr>
            <w:tcW w:w="748" w:type="dxa"/>
          </w:tcPr>
          <w:p w14:paraId="2FB937E1" w14:textId="01B332EE" w:rsidR="00353CA0" w:rsidRPr="00EE75EB" w:rsidRDefault="00743F55" w:rsidP="00353CA0">
            <w:pPr>
              <w:spacing w:before="60" w:after="60"/>
              <w:rPr>
                <w:rFonts w:cs="Times New Roman"/>
                <w:bCs/>
                <w:sz w:val="26"/>
                <w:szCs w:val="26"/>
                <w:lang w:val="vi-VN"/>
              </w:rPr>
            </w:pPr>
            <w:r w:rsidRPr="00EE75EB">
              <w:rPr>
                <w:rFonts w:cs="Times New Roman"/>
                <w:bCs/>
                <w:sz w:val="26"/>
                <w:szCs w:val="26"/>
              </w:rPr>
              <w:t>5</w:t>
            </w:r>
            <w:r w:rsidR="00353CA0" w:rsidRPr="00EE75EB">
              <w:rPr>
                <w:rFonts w:cs="Times New Roman"/>
                <w:bCs/>
                <w:sz w:val="26"/>
                <w:szCs w:val="26"/>
                <w:lang w:val="vi-VN"/>
              </w:rPr>
              <w:t>.</w:t>
            </w:r>
          </w:p>
        </w:tc>
        <w:tc>
          <w:tcPr>
            <w:tcW w:w="8597" w:type="dxa"/>
          </w:tcPr>
          <w:p w14:paraId="6FA18695" w14:textId="4D61A637" w:rsidR="00353CA0" w:rsidRPr="008105FF" w:rsidRDefault="00353CA0" w:rsidP="00F53E21">
            <w:pPr>
              <w:spacing w:before="60" w:after="60"/>
              <w:rPr>
                <w:rFonts w:cs="Times New Roman"/>
                <w:bCs/>
                <w:sz w:val="26"/>
                <w:szCs w:val="26"/>
                <w:lang w:val="vi-VN"/>
              </w:rPr>
            </w:pPr>
            <w:r w:rsidRPr="00EE75EB">
              <w:rPr>
                <w:rFonts w:cs="Times New Roman"/>
                <w:bCs/>
                <w:sz w:val="26"/>
                <w:szCs w:val="26"/>
                <w:lang w:val="vi-VN"/>
              </w:rPr>
              <w:t>[CLO</w:t>
            </w:r>
            <w:r w:rsidR="00743F55" w:rsidRPr="00CA6FFD">
              <w:rPr>
                <w:rFonts w:cs="Times New Roman"/>
                <w:bCs/>
                <w:sz w:val="26"/>
                <w:szCs w:val="26"/>
                <w:lang w:val="vi-VN"/>
              </w:rPr>
              <w:t>5</w:t>
            </w:r>
            <w:r w:rsidRPr="00EE75EB">
              <w:rPr>
                <w:rFonts w:cs="Times New Roman"/>
                <w:bCs/>
                <w:sz w:val="26"/>
                <w:szCs w:val="26"/>
                <w:lang w:val="vi-VN"/>
              </w:rPr>
              <w:t xml:space="preserve">]: </w:t>
            </w:r>
            <w:r w:rsidR="002669DA" w:rsidRPr="00CA6FFD">
              <w:rPr>
                <w:rFonts w:cs="Times New Roman"/>
                <w:bCs/>
                <w:sz w:val="26"/>
                <w:szCs w:val="26"/>
                <w:lang w:val="vi-VN"/>
              </w:rPr>
              <w:t>C</w:t>
            </w:r>
            <w:r w:rsidRPr="00CA6FFD">
              <w:rPr>
                <w:rFonts w:cs="Times New Roman"/>
                <w:bCs/>
                <w:sz w:val="26"/>
                <w:szCs w:val="26"/>
                <w:lang w:val="vi-VN"/>
              </w:rPr>
              <w:t xml:space="preserve">ó khả năng </w:t>
            </w:r>
            <w:r w:rsidR="00F53E21" w:rsidRPr="00F53E21">
              <w:rPr>
                <w:rFonts w:cs="Times New Roman"/>
                <w:bCs/>
                <w:i/>
                <w:iCs/>
                <w:sz w:val="26"/>
                <w:szCs w:val="26"/>
                <w:lang w:val="vi-VN"/>
              </w:rPr>
              <w:t>lập trình, triển khai</w:t>
            </w:r>
            <w:r w:rsidR="00E734B8" w:rsidRPr="00CA6FFD">
              <w:rPr>
                <w:rFonts w:cs="Times New Roman"/>
                <w:bCs/>
                <w:sz w:val="26"/>
                <w:szCs w:val="26"/>
                <w:lang w:val="vi-VN"/>
              </w:rPr>
              <w:t xml:space="preserve"> </w:t>
            </w:r>
            <w:r w:rsidR="002669DA" w:rsidRPr="00CA6FFD">
              <w:rPr>
                <w:rFonts w:cs="Times New Roman"/>
                <w:bCs/>
                <w:sz w:val="26"/>
                <w:szCs w:val="26"/>
                <w:lang w:val="vi-VN"/>
              </w:rPr>
              <w:t>một số</w:t>
            </w:r>
            <w:r w:rsidR="002207D8" w:rsidRPr="00CA6FFD">
              <w:rPr>
                <w:rFonts w:cs="Times New Roman"/>
                <w:bCs/>
                <w:sz w:val="26"/>
                <w:szCs w:val="26"/>
                <w:lang w:val="vi-VN"/>
              </w:rPr>
              <w:t xml:space="preserve"> kỹ thuật </w:t>
            </w:r>
            <w:r w:rsidR="004C298D" w:rsidRPr="00F53E21">
              <w:rPr>
                <w:rFonts w:cs="Times New Roman"/>
                <w:bCs/>
                <w:sz w:val="26"/>
                <w:szCs w:val="26"/>
                <w:lang w:val="vi-VN"/>
              </w:rPr>
              <w:t xml:space="preserve">xử lý các hiệu ứng chiếu sáng, đổ bóng và </w:t>
            </w:r>
            <w:r w:rsidR="006D71FB" w:rsidRPr="00F53E21">
              <w:rPr>
                <w:rFonts w:cs="Times New Roman"/>
                <w:bCs/>
                <w:sz w:val="26"/>
                <w:szCs w:val="26"/>
                <w:lang w:val="vi-VN"/>
              </w:rPr>
              <w:t>vật liệu</w:t>
            </w:r>
            <w:r w:rsidR="004C298D" w:rsidRPr="00F53E21">
              <w:rPr>
                <w:rFonts w:cs="Times New Roman"/>
                <w:bCs/>
                <w:sz w:val="26"/>
                <w:szCs w:val="26"/>
                <w:lang w:val="vi-VN"/>
              </w:rPr>
              <w:t xml:space="preserve"> của đối tượng trong game</w:t>
            </w:r>
            <w:r w:rsidR="008105FF" w:rsidRPr="00F53E21">
              <w:rPr>
                <w:rFonts w:cs="Times New Roman"/>
                <w:bCs/>
                <w:sz w:val="26"/>
                <w:szCs w:val="26"/>
                <w:lang w:val="vi-VN"/>
              </w:rPr>
              <w:t>.</w:t>
            </w:r>
          </w:p>
        </w:tc>
      </w:tr>
      <w:tr w:rsidR="00743F55" w:rsidRPr="004C298D" w14:paraId="64164E52" w14:textId="77777777" w:rsidTr="00FA32A2">
        <w:tc>
          <w:tcPr>
            <w:tcW w:w="748" w:type="dxa"/>
          </w:tcPr>
          <w:p w14:paraId="47A6A934" w14:textId="08401060" w:rsidR="00743F55" w:rsidRPr="00EE75EB" w:rsidRDefault="00743F55" w:rsidP="00743F55">
            <w:pPr>
              <w:spacing w:before="60" w:after="60"/>
              <w:rPr>
                <w:rFonts w:cs="Times New Roman"/>
                <w:bCs/>
                <w:sz w:val="26"/>
                <w:szCs w:val="26"/>
              </w:rPr>
            </w:pPr>
            <w:r w:rsidRPr="00EE75EB">
              <w:rPr>
                <w:rFonts w:cs="Times New Roman"/>
                <w:bCs/>
                <w:sz w:val="26"/>
                <w:szCs w:val="26"/>
              </w:rPr>
              <w:t>6.</w:t>
            </w:r>
          </w:p>
        </w:tc>
        <w:tc>
          <w:tcPr>
            <w:tcW w:w="8597" w:type="dxa"/>
          </w:tcPr>
          <w:p w14:paraId="5FB5FF76" w14:textId="3DB2BADD" w:rsidR="00743F55" w:rsidRPr="00F53E21" w:rsidRDefault="00743F55" w:rsidP="003E092B">
            <w:pPr>
              <w:spacing w:before="60" w:after="60" w:line="276" w:lineRule="auto"/>
              <w:rPr>
                <w:rFonts w:cs="Times New Roman"/>
                <w:bCs/>
                <w:sz w:val="26"/>
                <w:szCs w:val="26"/>
              </w:rPr>
            </w:pPr>
            <w:r w:rsidRPr="00EE75EB">
              <w:rPr>
                <w:rFonts w:cs="Times New Roman"/>
                <w:bCs/>
                <w:sz w:val="26"/>
                <w:szCs w:val="26"/>
                <w:lang w:val="vi-VN"/>
              </w:rPr>
              <w:t>[CLO</w:t>
            </w:r>
            <w:r w:rsidRPr="004C298D">
              <w:rPr>
                <w:rFonts w:cs="Times New Roman"/>
                <w:bCs/>
                <w:sz w:val="26"/>
                <w:szCs w:val="26"/>
              </w:rPr>
              <w:t>6</w:t>
            </w:r>
            <w:r w:rsidRPr="00EE75EB">
              <w:rPr>
                <w:rFonts w:cs="Times New Roman"/>
                <w:bCs/>
                <w:sz w:val="26"/>
                <w:szCs w:val="26"/>
                <w:lang w:val="vi-VN"/>
              </w:rPr>
              <w:t xml:space="preserve">]: </w:t>
            </w:r>
            <w:r w:rsidRPr="004C298D">
              <w:rPr>
                <w:rFonts w:cs="Times New Roman"/>
                <w:bCs/>
                <w:i/>
                <w:iCs/>
                <w:sz w:val="26"/>
                <w:szCs w:val="26"/>
              </w:rPr>
              <w:t xml:space="preserve">Biết </w:t>
            </w:r>
            <w:r w:rsidR="003D3564" w:rsidRPr="004C298D">
              <w:rPr>
                <w:rFonts w:cs="Times New Roman"/>
                <w:bCs/>
                <w:sz w:val="26"/>
                <w:szCs w:val="26"/>
              </w:rPr>
              <w:t xml:space="preserve">được </w:t>
            </w:r>
            <w:r w:rsidR="004C298D" w:rsidRPr="004C298D">
              <w:rPr>
                <w:rFonts w:cs="Times New Roman"/>
                <w:bCs/>
                <w:sz w:val="26"/>
                <w:szCs w:val="26"/>
              </w:rPr>
              <w:t>kỹ t</w:t>
            </w:r>
            <w:r w:rsidR="004C298D" w:rsidRPr="00F53E21">
              <w:rPr>
                <w:rFonts w:cs="Times New Roman"/>
                <w:bCs/>
                <w:sz w:val="26"/>
                <w:szCs w:val="26"/>
              </w:rPr>
              <w:t>h</w:t>
            </w:r>
            <w:r w:rsidR="004C298D">
              <w:rPr>
                <w:rFonts w:cs="Times New Roman"/>
                <w:bCs/>
                <w:sz w:val="26"/>
                <w:szCs w:val="26"/>
              </w:rPr>
              <w:t>uật lập trình Shader để phát triển đồ họa game</w:t>
            </w:r>
          </w:p>
        </w:tc>
      </w:tr>
      <w:tr w:rsidR="00743F55" w:rsidRPr="00EE75EB" w14:paraId="0E80F28E" w14:textId="77777777" w:rsidTr="004A6BBA">
        <w:tc>
          <w:tcPr>
            <w:tcW w:w="748" w:type="dxa"/>
          </w:tcPr>
          <w:p w14:paraId="18F3E10A" w14:textId="46D04C14" w:rsidR="00743F55" w:rsidRPr="00EE75EB" w:rsidRDefault="006A0B08" w:rsidP="00743F55">
            <w:pPr>
              <w:spacing w:before="60" w:after="60"/>
              <w:rPr>
                <w:rFonts w:cs="Times New Roman"/>
                <w:bCs/>
                <w:sz w:val="26"/>
                <w:szCs w:val="26"/>
              </w:rPr>
            </w:pPr>
            <w:r w:rsidRPr="00EE75EB">
              <w:rPr>
                <w:rFonts w:cs="Times New Roman"/>
                <w:bCs/>
                <w:sz w:val="26"/>
                <w:szCs w:val="26"/>
              </w:rPr>
              <w:t>7</w:t>
            </w:r>
            <w:r w:rsidR="00743F55" w:rsidRPr="00EE75EB">
              <w:rPr>
                <w:rFonts w:cs="Times New Roman"/>
                <w:bCs/>
                <w:sz w:val="26"/>
                <w:szCs w:val="26"/>
              </w:rPr>
              <w:t>.</w:t>
            </w:r>
          </w:p>
        </w:tc>
        <w:tc>
          <w:tcPr>
            <w:tcW w:w="8597" w:type="dxa"/>
          </w:tcPr>
          <w:p w14:paraId="5F0CF0DB" w14:textId="2ECBC67C" w:rsidR="00743F55" w:rsidRPr="00EE75EB" w:rsidRDefault="00743F55" w:rsidP="004C298D">
            <w:pPr>
              <w:spacing w:before="60" w:after="60"/>
              <w:rPr>
                <w:rFonts w:cs="Times New Roman"/>
                <w:bCs/>
                <w:sz w:val="26"/>
                <w:szCs w:val="26"/>
                <w:lang w:val="vi-VN"/>
              </w:rPr>
            </w:pPr>
            <w:r w:rsidRPr="00EE75EB">
              <w:rPr>
                <w:rFonts w:cs="Times New Roman"/>
                <w:bCs/>
                <w:sz w:val="26"/>
                <w:szCs w:val="26"/>
                <w:lang w:val="vi-VN"/>
              </w:rPr>
              <w:t>[CLO</w:t>
            </w:r>
            <w:r w:rsidR="006A0B08" w:rsidRPr="00EE75EB">
              <w:rPr>
                <w:rFonts w:cs="Times New Roman"/>
                <w:bCs/>
                <w:sz w:val="26"/>
                <w:szCs w:val="26"/>
              </w:rPr>
              <w:t>7</w:t>
            </w:r>
            <w:r w:rsidRPr="00EE75EB">
              <w:rPr>
                <w:rFonts w:cs="Times New Roman"/>
                <w:bCs/>
                <w:sz w:val="26"/>
                <w:szCs w:val="26"/>
                <w:lang w:val="vi-VN"/>
              </w:rPr>
              <w:t>]:</w:t>
            </w:r>
            <w:r w:rsidRPr="00EE75EB">
              <w:rPr>
                <w:rFonts w:cs="Times New Roman"/>
                <w:bCs/>
                <w:sz w:val="26"/>
                <w:szCs w:val="26"/>
              </w:rPr>
              <w:t xml:space="preserve"> Có khả năng </w:t>
            </w:r>
            <w:r w:rsidRPr="00EE75EB">
              <w:rPr>
                <w:rFonts w:cs="Times New Roman"/>
                <w:bCs/>
                <w:i/>
                <w:iCs/>
                <w:sz w:val="26"/>
                <w:szCs w:val="26"/>
              </w:rPr>
              <w:t>áp dụng</w:t>
            </w:r>
            <w:r w:rsidR="009175F4" w:rsidRPr="00EE75EB">
              <w:rPr>
                <w:rFonts w:cs="Times New Roman"/>
                <w:bCs/>
                <w:sz w:val="26"/>
                <w:szCs w:val="26"/>
              </w:rPr>
              <w:t xml:space="preserve"> được</w:t>
            </w:r>
            <w:r w:rsidRPr="00EE75EB">
              <w:rPr>
                <w:rFonts w:cs="Times New Roman"/>
                <w:bCs/>
                <w:sz w:val="26"/>
                <w:szCs w:val="26"/>
              </w:rPr>
              <w:t xml:space="preserve"> </w:t>
            </w:r>
            <w:r w:rsidR="004C298D">
              <w:rPr>
                <w:rFonts w:cs="Times New Roman"/>
                <w:bCs/>
                <w:sz w:val="26"/>
                <w:szCs w:val="26"/>
              </w:rPr>
              <w:t>kỹ thuật lập trình shader để phát triển đồ họa game</w:t>
            </w:r>
            <w:r w:rsidR="008105FF">
              <w:rPr>
                <w:rFonts w:cs="Times New Roman"/>
                <w:bCs/>
                <w:sz w:val="26"/>
                <w:szCs w:val="26"/>
              </w:rPr>
              <w:t>.</w:t>
            </w:r>
          </w:p>
        </w:tc>
      </w:tr>
      <w:tr w:rsidR="00A56FD3" w:rsidRPr="00EE75EB" w14:paraId="190D9CAD" w14:textId="77777777" w:rsidTr="004A6BBA">
        <w:tc>
          <w:tcPr>
            <w:tcW w:w="748" w:type="dxa"/>
          </w:tcPr>
          <w:p w14:paraId="74A3E3A9" w14:textId="517A69C7" w:rsidR="00A56FD3" w:rsidRPr="00EE75EB" w:rsidRDefault="00A56FD3" w:rsidP="00743F55">
            <w:pPr>
              <w:spacing w:before="60" w:after="60"/>
              <w:rPr>
                <w:rFonts w:cs="Times New Roman"/>
                <w:bCs/>
                <w:sz w:val="26"/>
                <w:szCs w:val="26"/>
              </w:rPr>
            </w:pPr>
            <w:r w:rsidRPr="00EE75EB">
              <w:rPr>
                <w:rFonts w:cs="Times New Roman"/>
                <w:bCs/>
                <w:sz w:val="26"/>
                <w:szCs w:val="26"/>
              </w:rPr>
              <w:lastRenderedPageBreak/>
              <w:t>8.</w:t>
            </w:r>
          </w:p>
        </w:tc>
        <w:tc>
          <w:tcPr>
            <w:tcW w:w="8597" w:type="dxa"/>
          </w:tcPr>
          <w:p w14:paraId="4E61CD4B" w14:textId="49FDA273" w:rsidR="00A56FD3" w:rsidRPr="00EE75EB" w:rsidRDefault="00A56FD3" w:rsidP="00970F7B">
            <w:pPr>
              <w:spacing w:before="60" w:after="60"/>
              <w:rPr>
                <w:rFonts w:cs="Times New Roman"/>
                <w:bCs/>
                <w:sz w:val="26"/>
                <w:szCs w:val="26"/>
                <w:lang w:val="vi-VN"/>
              </w:rPr>
            </w:pPr>
            <w:r w:rsidRPr="00EE75EB">
              <w:rPr>
                <w:rFonts w:cs="Times New Roman"/>
                <w:bCs/>
                <w:sz w:val="26"/>
                <w:szCs w:val="26"/>
                <w:lang w:val="vi-VN"/>
              </w:rPr>
              <w:t>[CLO</w:t>
            </w:r>
            <w:r w:rsidR="009175F4" w:rsidRPr="00EE75EB">
              <w:rPr>
                <w:rFonts w:cs="Times New Roman"/>
                <w:bCs/>
                <w:sz w:val="26"/>
                <w:szCs w:val="26"/>
              </w:rPr>
              <w:t>8</w:t>
            </w:r>
            <w:r w:rsidRPr="00EE75EB">
              <w:rPr>
                <w:rFonts w:cs="Times New Roman"/>
                <w:bCs/>
                <w:sz w:val="26"/>
                <w:szCs w:val="26"/>
                <w:lang w:val="vi-VN"/>
              </w:rPr>
              <w:t xml:space="preserve">]: </w:t>
            </w:r>
            <w:r w:rsidRPr="00EE75EB">
              <w:rPr>
                <w:rFonts w:cs="Times New Roman"/>
                <w:bCs/>
                <w:i/>
                <w:iCs/>
                <w:sz w:val="26"/>
                <w:szCs w:val="26"/>
              </w:rPr>
              <w:t>Biết</w:t>
            </w:r>
            <w:r w:rsidR="009175F4" w:rsidRPr="00EE75EB">
              <w:rPr>
                <w:rFonts w:cs="Times New Roman"/>
                <w:bCs/>
                <w:i/>
                <w:iCs/>
                <w:sz w:val="26"/>
                <w:szCs w:val="26"/>
              </w:rPr>
              <w:t xml:space="preserve"> </w:t>
            </w:r>
            <w:r w:rsidR="009175F4" w:rsidRPr="00EE75EB">
              <w:rPr>
                <w:rFonts w:cs="Times New Roman"/>
                <w:bCs/>
                <w:sz w:val="26"/>
                <w:szCs w:val="26"/>
              </w:rPr>
              <w:t>được các</w:t>
            </w:r>
            <w:r w:rsidRPr="00EE75EB">
              <w:rPr>
                <w:rFonts w:cs="Times New Roman"/>
                <w:bCs/>
                <w:i/>
                <w:iCs/>
                <w:sz w:val="26"/>
                <w:szCs w:val="26"/>
              </w:rPr>
              <w:t xml:space="preserve"> </w:t>
            </w:r>
            <w:r w:rsidR="00E734B8" w:rsidRPr="00EE75EB">
              <w:rPr>
                <w:rFonts w:cs="Times New Roman"/>
                <w:bCs/>
                <w:sz w:val="26"/>
                <w:szCs w:val="26"/>
              </w:rPr>
              <w:t xml:space="preserve">kỹ thuật kết xuất </w:t>
            </w:r>
            <w:r w:rsidR="008105FF">
              <w:rPr>
                <w:rFonts w:cs="Times New Roman"/>
                <w:bCs/>
                <w:sz w:val="26"/>
                <w:szCs w:val="26"/>
              </w:rPr>
              <w:t>các yếu tổ tự</w:t>
            </w:r>
            <w:r w:rsidR="003E092B">
              <w:rPr>
                <w:rFonts w:cs="Times New Roman"/>
                <w:bCs/>
                <w:sz w:val="26"/>
                <w:szCs w:val="26"/>
              </w:rPr>
              <w:t xml:space="preserve"> nhiên</w:t>
            </w:r>
            <w:r w:rsidR="00A54E51">
              <w:rPr>
                <w:rFonts w:cs="Times New Roman"/>
                <w:bCs/>
                <w:sz w:val="26"/>
                <w:szCs w:val="26"/>
              </w:rPr>
              <w:t xml:space="preserve"> và hiệu ứng đồ họa</w:t>
            </w:r>
            <w:r w:rsidR="003E092B">
              <w:rPr>
                <w:rFonts w:cs="Times New Roman"/>
                <w:bCs/>
                <w:sz w:val="26"/>
                <w:szCs w:val="26"/>
              </w:rPr>
              <w:t xml:space="preserve"> </w:t>
            </w:r>
            <w:r w:rsidR="00970F7B">
              <w:rPr>
                <w:rFonts w:cs="Times New Roman"/>
                <w:bCs/>
                <w:sz w:val="26"/>
                <w:szCs w:val="26"/>
              </w:rPr>
              <w:t>trong</w:t>
            </w:r>
            <w:r w:rsidR="008105FF">
              <w:rPr>
                <w:rFonts w:cs="Times New Roman"/>
                <w:bCs/>
                <w:sz w:val="26"/>
                <w:szCs w:val="26"/>
              </w:rPr>
              <w:t xml:space="preserve"> game.</w:t>
            </w:r>
          </w:p>
        </w:tc>
      </w:tr>
      <w:tr w:rsidR="00743F55" w:rsidRPr="00EE75EB" w14:paraId="1F12285C" w14:textId="77777777" w:rsidTr="004A6BBA">
        <w:tc>
          <w:tcPr>
            <w:tcW w:w="748" w:type="dxa"/>
          </w:tcPr>
          <w:p w14:paraId="7A47EEE2" w14:textId="5126802E" w:rsidR="00743F55" w:rsidRPr="00EE75EB" w:rsidRDefault="009175F4" w:rsidP="00743F55">
            <w:pPr>
              <w:spacing w:before="60" w:after="60"/>
              <w:rPr>
                <w:rFonts w:cs="Times New Roman"/>
                <w:bCs/>
                <w:sz w:val="26"/>
                <w:szCs w:val="26"/>
              </w:rPr>
            </w:pPr>
            <w:r w:rsidRPr="00EE75EB">
              <w:rPr>
                <w:rFonts w:cs="Times New Roman"/>
                <w:bCs/>
                <w:sz w:val="26"/>
                <w:szCs w:val="26"/>
              </w:rPr>
              <w:t>9</w:t>
            </w:r>
            <w:r w:rsidR="00743F55" w:rsidRPr="00EE75EB">
              <w:rPr>
                <w:rFonts w:cs="Times New Roman"/>
                <w:bCs/>
                <w:sz w:val="26"/>
                <w:szCs w:val="26"/>
              </w:rPr>
              <w:t>.</w:t>
            </w:r>
          </w:p>
        </w:tc>
        <w:tc>
          <w:tcPr>
            <w:tcW w:w="8597" w:type="dxa"/>
          </w:tcPr>
          <w:p w14:paraId="34A45308" w14:textId="6EC5EDB5" w:rsidR="00743F55" w:rsidRPr="00EE75EB" w:rsidRDefault="00743F55" w:rsidP="00970F7B">
            <w:pPr>
              <w:spacing w:before="60" w:after="60"/>
              <w:rPr>
                <w:rFonts w:cs="Times New Roman"/>
                <w:bCs/>
                <w:sz w:val="26"/>
                <w:szCs w:val="26"/>
                <w:lang w:val="vi-VN"/>
              </w:rPr>
            </w:pPr>
            <w:r w:rsidRPr="00EE75EB">
              <w:rPr>
                <w:rFonts w:cs="Times New Roman"/>
                <w:bCs/>
                <w:sz w:val="26"/>
                <w:szCs w:val="26"/>
                <w:lang w:val="vi-VN"/>
              </w:rPr>
              <w:t>[CLO</w:t>
            </w:r>
            <w:r w:rsidR="009175F4" w:rsidRPr="00EE75EB">
              <w:rPr>
                <w:rFonts w:cs="Times New Roman"/>
                <w:bCs/>
                <w:sz w:val="26"/>
                <w:szCs w:val="26"/>
              </w:rPr>
              <w:t>9</w:t>
            </w:r>
            <w:r w:rsidRPr="00EE75EB">
              <w:rPr>
                <w:rFonts w:cs="Times New Roman"/>
                <w:bCs/>
                <w:sz w:val="26"/>
                <w:szCs w:val="26"/>
                <w:lang w:val="vi-VN"/>
              </w:rPr>
              <w:t xml:space="preserve">]: </w:t>
            </w:r>
            <w:r w:rsidR="00A56FD3" w:rsidRPr="00EE75EB">
              <w:rPr>
                <w:rFonts w:cs="Times New Roman"/>
                <w:bCs/>
                <w:sz w:val="26"/>
                <w:szCs w:val="26"/>
              </w:rPr>
              <w:t>C</w:t>
            </w:r>
            <w:r w:rsidRPr="00EE75EB">
              <w:rPr>
                <w:rFonts w:cs="Times New Roman"/>
                <w:bCs/>
                <w:sz w:val="26"/>
                <w:szCs w:val="26"/>
              </w:rPr>
              <w:t xml:space="preserve">ó khả năng </w:t>
            </w:r>
            <w:r w:rsidRPr="00EE75EB">
              <w:rPr>
                <w:rFonts w:cs="Times New Roman"/>
                <w:bCs/>
                <w:i/>
                <w:iCs/>
                <w:sz w:val="26"/>
                <w:szCs w:val="26"/>
              </w:rPr>
              <w:t>áp dụng</w:t>
            </w:r>
            <w:r w:rsidRPr="00EE75EB">
              <w:rPr>
                <w:rFonts w:cs="Times New Roman"/>
                <w:bCs/>
                <w:sz w:val="26"/>
                <w:szCs w:val="26"/>
              </w:rPr>
              <w:t xml:space="preserve"> </w:t>
            </w:r>
            <w:r w:rsidR="009175F4" w:rsidRPr="00EE75EB">
              <w:rPr>
                <w:rFonts w:cs="Times New Roman"/>
                <w:bCs/>
                <w:sz w:val="26"/>
                <w:szCs w:val="26"/>
              </w:rPr>
              <w:t xml:space="preserve">được </w:t>
            </w:r>
            <w:r w:rsidR="00A56FD3" w:rsidRPr="00EE75EB">
              <w:rPr>
                <w:rFonts w:cs="Times New Roman"/>
                <w:bCs/>
                <w:sz w:val="26"/>
                <w:szCs w:val="26"/>
              </w:rPr>
              <w:t>một số</w:t>
            </w:r>
            <w:r w:rsidRPr="00EE75EB">
              <w:rPr>
                <w:rFonts w:cs="Times New Roman"/>
                <w:bCs/>
                <w:sz w:val="26"/>
                <w:szCs w:val="26"/>
              </w:rPr>
              <w:t xml:space="preserve"> kỹ thuật kết xuất </w:t>
            </w:r>
            <w:r w:rsidR="008105FF">
              <w:rPr>
                <w:rFonts w:cs="Times New Roman"/>
                <w:bCs/>
                <w:sz w:val="26"/>
                <w:szCs w:val="26"/>
              </w:rPr>
              <w:t>các yếu tố tự</w:t>
            </w:r>
            <w:r w:rsidR="003E092B">
              <w:rPr>
                <w:rFonts w:cs="Times New Roman"/>
                <w:bCs/>
                <w:sz w:val="26"/>
                <w:szCs w:val="26"/>
              </w:rPr>
              <w:t xml:space="preserve"> nhiên</w:t>
            </w:r>
            <w:r w:rsidR="00A54E51">
              <w:rPr>
                <w:rFonts w:cs="Times New Roman"/>
                <w:bCs/>
                <w:sz w:val="26"/>
                <w:szCs w:val="26"/>
              </w:rPr>
              <w:t xml:space="preserve"> và hiệu ứng đồ họa</w:t>
            </w:r>
            <w:r w:rsidR="003E092B">
              <w:rPr>
                <w:rFonts w:cs="Times New Roman"/>
                <w:bCs/>
                <w:sz w:val="26"/>
                <w:szCs w:val="26"/>
              </w:rPr>
              <w:t xml:space="preserve"> </w:t>
            </w:r>
            <w:r w:rsidR="00970F7B">
              <w:rPr>
                <w:rFonts w:cs="Times New Roman"/>
                <w:bCs/>
                <w:sz w:val="26"/>
                <w:szCs w:val="26"/>
              </w:rPr>
              <w:t>trong</w:t>
            </w:r>
            <w:r w:rsidR="008105FF">
              <w:rPr>
                <w:rFonts w:cs="Times New Roman"/>
                <w:bCs/>
                <w:sz w:val="26"/>
                <w:szCs w:val="26"/>
              </w:rPr>
              <w:t xml:space="preserve"> game</w:t>
            </w:r>
          </w:p>
        </w:tc>
      </w:tr>
      <w:tr w:rsidR="00743F55" w:rsidRPr="00EE75EB" w14:paraId="0C0CC213" w14:textId="77777777" w:rsidTr="004A6BBA">
        <w:tc>
          <w:tcPr>
            <w:tcW w:w="748" w:type="dxa"/>
          </w:tcPr>
          <w:p w14:paraId="0D75CEB2" w14:textId="19CA6C92" w:rsidR="00743F55" w:rsidRPr="00EE75EB" w:rsidRDefault="009175F4" w:rsidP="00743F55">
            <w:pPr>
              <w:spacing w:before="60" w:after="60"/>
              <w:rPr>
                <w:rFonts w:cs="Times New Roman"/>
                <w:bCs/>
                <w:sz w:val="26"/>
                <w:szCs w:val="26"/>
              </w:rPr>
            </w:pPr>
            <w:r w:rsidRPr="00EE75EB">
              <w:rPr>
                <w:rFonts w:cs="Times New Roman"/>
                <w:bCs/>
                <w:sz w:val="26"/>
                <w:szCs w:val="26"/>
              </w:rPr>
              <w:t>10</w:t>
            </w:r>
            <w:r w:rsidR="00743F55" w:rsidRPr="00EE75EB">
              <w:rPr>
                <w:rFonts w:cs="Times New Roman"/>
                <w:bCs/>
                <w:sz w:val="26"/>
                <w:szCs w:val="26"/>
              </w:rPr>
              <w:t>.</w:t>
            </w:r>
          </w:p>
        </w:tc>
        <w:tc>
          <w:tcPr>
            <w:tcW w:w="8597" w:type="dxa"/>
          </w:tcPr>
          <w:p w14:paraId="7B872E6B" w14:textId="0CF21D1F" w:rsidR="00743F55" w:rsidRPr="00EE75EB" w:rsidRDefault="00743F55" w:rsidP="00743F55">
            <w:pPr>
              <w:spacing w:before="60" w:after="60"/>
              <w:rPr>
                <w:rFonts w:cs="Times New Roman"/>
                <w:bCs/>
                <w:sz w:val="26"/>
                <w:szCs w:val="26"/>
                <w:lang w:val="vi-VN"/>
              </w:rPr>
            </w:pPr>
            <w:r w:rsidRPr="00EE75EB">
              <w:rPr>
                <w:rFonts w:cs="Times New Roman"/>
                <w:bCs/>
                <w:sz w:val="26"/>
                <w:szCs w:val="26"/>
                <w:lang w:val="vi-VN"/>
              </w:rPr>
              <w:t>[CLO</w:t>
            </w:r>
            <w:r w:rsidR="009175F4" w:rsidRPr="00EE75EB">
              <w:rPr>
                <w:rFonts w:cs="Times New Roman"/>
                <w:bCs/>
                <w:sz w:val="26"/>
                <w:szCs w:val="26"/>
              </w:rPr>
              <w:t>10</w:t>
            </w:r>
            <w:r w:rsidRPr="00EE75EB">
              <w:rPr>
                <w:rFonts w:cs="Times New Roman"/>
                <w:bCs/>
                <w:sz w:val="26"/>
                <w:szCs w:val="26"/>
                <w:lang w:val="vi-VN"/>
              </w:rPr>
              <w:t xml:space="preserve">]: </w:t>
            </w:r>
            <w:r w:rsidR="009175F4" w:rsidRPr="00EE75EB">
              <w:rPr>
                <w:rFonts w:cs="Times New Roman"/>
                <w:bCs/>
                <w:sz w:val="26"/>
                <w:szCs w:val="26"/>
              </w:rPr>
              <w:t>C</w:t>
            </w:r>
            <w:r w:rsidRPr="00EE75EB">
              <w:rPr>
                <w:rFonts w:cs="Times New Roman"/>
                <w:bCs/>
                <w:sz w:val="26"/>
                <w:szCs w:val="26"/>
              </w:rPr>
              <w:t xml:space="preserve">ó khả năng </w:t>
            </w:r>
            <w:r w:rsidRPr="00EE75EB">
              <w:rPr>
                <w:rFonts w:cs="Times New Roman"/>
                <w:bCs/>
                <w:i/>
                <w:iCs/>
                <w:sz w:val="26"/>
                <w:szCs w:val="26"/>
              </w:rPr>
              <w:t>áp dụng</w:t>
            </w:r>
            <w:r w:rsidR="009175F4" w:rsidRPr="00EE75EB">
              <w:rPr>
                <w:rFonts w:cs="Times New Roman"/>
                <w:bCs/>
                <w:sz w:val="26"/>
                <w:szCs w:val="26"/>
              </w:rPr>
              <w:t xml:space="preserve"> được</w:t>
            </w:r>
            <w:r w:rsidRPr="00EE75EB">
              <w:rPr>
                <w:rFonts w:cs="Times New Roman"/>
                <w:bCs/>
                <w:sz w:val="26"/>
                <w:szCs w:val="26"/>
              </w:rPr>
              <w:t xml:space="preserve"> </w:t>
            </w:r>
            <w:r w:rsidR="009175F4" w:rsidRPr="00EE75EB">
              <w:rPr>
                <w:rFonts w:cs="Times New Roman"/>
                <w:bCs/>
                <w:sz w:val="26"/>
                <w:szCs w:val="26"/>
              </w:rPr>
              <w:t>một số</w:t>
            </w:r>
            <w:r w:rsidRPr="00EE75EB">
              <w:rPr>
                <w:rFonts w:cs="Times New Roman"/>
                <w:bCs/>
                <w:sz w:val="26"/>
                <w:szCs w:val="26"/>
              </w:rPr>
              <w:t xml:space="preserve"> phương pháp </w:t>
            </w:r>
            <w:r w:rsidR="00AC164E">
              <w:rPr>
                <w:rFonts w:cs="Times New Roman"/>
                <w:bCs/>
                <w:sz w:val="26"/>
                <w:szCs w:val="26"/>
              </w:rPr>
              <w:t xml:space="preserve">để </w:t>
            </w:r>
            <w:r w:rsidRPr="00EE75EB">
              <w:rPr>
                <w:rFonts w:cs="Times New Roman"/>
                <w:bCs/>
                <w:sz w:val="26"/>
                <w:szCs w:val="26"/>
              </w:rPr>
              <w:t xml:space="preserve">tối ưu </w:t>
            </w:r>
            <w:r w:rsidR="00AC164E">
              <w:rPr>
                <w:rFonts w:cs="Times New Roman"/>
                <w:bCs/>
                <w:sz w:val="26"/>
                <w:szCs w:val="26"/>
              </w:rPr>
              <w:t>quá trình</w:t>
            </w:r>
            <w:r w:rsidRPr="00EE75EB">
              <w:rPr>
                <w:rFonts w:cs="Times New Roman"/>
                <w:bCs/>
                <w:sz w:val="26"/>
                <w:szCs w:val="26"/>
              </w:rPr>
              <w:t xml:space="preserve"> kết xuất cảnh trong đồ họa game</w:t>
            </w:r>
            <w:r w:rsidR="00750A81" w:rsidRPr="00EE75EB">
              <w:rPr>
                <w:rFonts w:cs="Times New Roman"/>
                <w:bCs/>
                <w:sz w:val="26"/>
                <w:szCs w:val="26"/>
              </w:rPr>
              <w:t>.</w:t>
            </w:r>
          </w:p>
        </w:tc>
      </w:tr>
    </w:tbl>
    <w:p w14:paraId="2E97457B" w14:textId="3ABB1FE6" w:rsidR="00CD5CE7" w:rsidRPr="00EE75EB" w:rsidRDefault="00BA64A7" w:rsidP="00CD5CE7">
      <w:pPr>
        <w:spacing w:before="240"/>
        <w:ind w:firstLine="426"/>
        <w:rPr>
          <w:rFonts w:cs="Times New Roman"/>
          <w:b/>
          <w:bCs/>
          <w:sz w:val="26"/>
          <w:szCs w:val="26"/>
          <w:lang w:val="vi-VN"/>
        </w:rPr>
      </w:pPr>
      <w:r w:rsidRPr="00EE75EB">
        <w:rPr>
          <w:rFonts w:cs="Times New Roman"/>
          <w:b/>
          <w:bCs/>
          <w:sz w:val="26"/>
          <w:szCs w:val="26"/>
        </w:rPr>
        <w:t>4</w:t>
      </w:r>
      <w:r w:rsidRPr="00EE75EB">
        <w:rPr>
          <w:rFonts w:cs="Times New Roman"/>
          <w:b/>
          <w:bCs/>
          <w:sz w:val="26"/>
          <w:szCs w:val="26"/>
          <w:lang w:val="vi-VN"/>
        </w:rPr>
        <w:t xml:space="preserve">.3 </w:t>
      </w:r>
      <w:r w:rsidR="00CD5CE7" w:rsidRPr="00EE75EB">
        <w:rPr>
          <w:rFonts w:cs="Times New Roman"/>
          <w:b/>
          <w:bCs/>
          <w:sz w:val="26"/>
          <w:szCs w:val="26"/>
        </w:rPr>
        <w:t>Ma</w:t>
      </w:r>
      <w:r w:rsidR="00CD5CE7" w:rsidRPr="00EE75EB">
        <w:rPr>
          <w:rFonts w:cs="Times New Roman"/>
          <w:b/>
          <w:bCs/>
          <w:sz w:val="26"/>
          <w:szCs w:val="26"/>
          <w:lang w:val="vi-VN"/>
        </w:rPr>
        <w:t xml:space="preserve"> trận liên kết nội dung với chuẩn đẩu ra của học phần/môn học</w:t>
      </w:r>
    </w:p>
    <w:tbl>
      <w:tblPr>
        <w:tblStyle w:val="TableGrid"/>
        <w:tblW w:w="0" w:type="auto"/>
        <w:tblLayout w:type="fixed"/>
        <w:tblLook w:val="04A0" w:firstRow="1" w:lastRow="0" w:firstColumn="1" w:lastColumn="0" w:noHBand="0" w:noVBand="1"/>
      </w:tblPr>
      <w:tblGrid>
        <w:gridCol w:w="517"/>
        <w:gridCol w:w="3022"/>
        <w:gridCol w:w="567"/>
        <w:gridCol w:w="567"/>
        <w:gridCol w:w="567"/>
        <w:gridCol w:w="567"/>
        <w:gridCol w:w="567"/>
        <w:gridCol w:w="567"/>
        <w:gridCol w:w="567"/>
        <w:gridCol w:w="567"/>
        <w:gridCol w:w="567"/>
        <w:gridCol w:w="703"/>
      </w:tblGrid>
      <w:tr w:rsidR="00750A81" w:rsidRPr="00EE75EB" w14:paraId="0FB8407B" w14:textId="77777777" w:rsidTr="00B80C55">
        <w:tc>
          <w:tcPr>
            <w:tcW w:w="517" w:type="dxa"/>
            <w:vAlign w:val="center"/>
          </w:tcPr>
          <w:p w14:paraId="211C65D6" w14:textId="394393AD" w:rsidR="00750A81" w:rsidRPr="00EE75EB" w:rsidRDefault="00750A81" w:rsidP="00750A81">
            <w:pPr>
              <w:jc w:val="center"/>
              <w:rPr>
                <w:rFonts w:cs="Times New Roman"/>
                <w:b/>
                <w:bCs/>
                <w:szCs w:val="24"/>
                <w:lang w:val="vi-VN"/>
              </w:rPr>
            </w:pPr>
            <w:r w:rsidRPr="00EE75EB">
              <w:rPr>
                <w:rFonts w:cs="Times New Roman"/>
                <w:b/>
                <w:bCs/>
                <w:szCs w:val="24"/>
                <w:lang w:val="vi-VN"/>
              </w:rPr>
              <w:t>TT</w:t>
            </w:r>
          </w:p>
        </w:tc>
        <w:tc>
          <w:tcPr>
            <w:tcW w:w="3022" w:type="dxa"/>
            <w:tcBorders>
              <w:tl2br w:val="single" w:sz="4" w:space="0" w:color="auto"/>
            </w:tcBorders>
          </w:tcPr>
          <w:p w14:paraId="01D0EA74" w14:textId="77777777" w:rsidR="00750A81" w:rsidRPr="00EE75EB" w:rsidRDefault="00750A81" w:rsidP="00750A81">
            <w:pPr>
              <w:jc w:val="right"/>
              <w:rPr>
                <w:rFonts w:cs="Times New Roman"/>
                <w:b/>
                <w:bCs/>
                <w:szCs w:val="24"/>
                <w:lang w:val="vi-VN"/>
              </w:rPr>
            </w:pPr>
            <w:r w:rsidRPr="00EE75EB">
              <w:rPr>
                <w:rFonts w:cs="Times New Roman"/>
                <w:b/>
                <w:bCs/>
                <w:szCs w:val="24"/>
                <w:lang w:val="vi-VN"/>
              </w:rPr>
              <w:t>CĐR</w:t>
            </w:r>
          </w:p>
          <w:p w14:paraId="597B8A73" w14:textId="07F7A42D" w:rsidR="00750A81" w:rsidRPr="00EE75EB" w:rsidRDefault="00750A81" w:rsidP="00750A81">
            <w:pPr>
              <w:rPr>
                <w:rFonts w:cs="Times New Roman"/>
                <w:b/>
                <w:bCs/>
                <w:szCs w:val="24"/>
                <w:lang w:val="vi-VN"/>
              </w:rPr>
            </w:pPr>
            <w:r w:rsidRPr="00EE75EB">
              <w:rPr>
                <w:rFonts w:cs="Times New Roman"/>
                <w:b/>
                <w:bCs/>
                <w:szCs w:val="24"/>
                <w:lang w:val="vi-VN"/>
              </w:rPr>
              <w:t>Nội dung</w:t>
            </w:r>
          </w:p>
        </w:tc>
        <w:tc>
          <w:tcPr>
            <w:tcW w:w="567" w:type="dxa"/>
            <w:vAlign w:val="center"/>
          </w:tcPr>
          <w:p w14:paraId="737B3118" w14:textId="391A357B" w:rsidR="00750A81" w:rsidRPr="00EE75EB" w:rsidRDefault="00750A81" w:rsidP="00750A81">
            <w:pPr>
              <w:jc w:val="center"/>
              <w:rPr>
                <w:rFonts w:cs="Times New Roman"/>
                <w:b/>
                <w:bCs/>
                <w:szCs w:val="24"/>
                <w:lang w:val="vi-VN"/>
              </w:rPr>
            </w:pPr>
            <w:r w:rsidRPr="00EE75EB">
              <w:rPr>
                <w:rFonts w:cs="Times New Roman"/>
                <w:b/>
                <w:bCs/>
                <w:szCs w:val="24"/>
                <w:lang w:val="vi-VN"/>
              </w:rPr>
              <w:t>CLO</w:t>
            </w:r>
            <w:r w:rsidRPr="00EE75EB">
              <w:rPr>
                <w:rFonts w:cs="Times New Roman"/>
                <w:b/>
                <w:bCs/>
                <w:szCs w:val="24"/>
                <w:vertAlign w:val="subscript"/>
                <w:lang w:val="vi-VN"/>
              </w:rPr>
              <w:t>1</w:t>
            </w:r>
          </w:p>
        </w:tc>
        <w:tc>
          <w:tcPr>
            <w:tcW w:w="567" w:type="dxa"/>
            <w:vAlign w:val="center"/>
          </w:tcPr>
          <w:p w14:paraId="58176552" w14:textId="7A799255" w:rsidR="00750A81" w:rsidRPr="00EE75EB" w:rsidRDefault="00750A81" w:rsidP="00750A81">
            <w:pPr>
              <w:jc w:val="center"/>
              <w:rPr>
                <w:rFonts w:cs="Times New Roman"/>
                <w:b/>
                <w:bCs/>
                <w:szCs w:val="24"/>
                <w:lang w:val="vi-VN"/>
              </w:rPr>
            </w:pPr>
            <w:r w:rsidRPr="00EE75EB">
              <w:rPr>
                <w:rFonts w:cs="Times New Roman"/>
                <w:b/>
                <w:bCs/>
                <w:szCs w:val="24"/>
                <w:lang w:val="vi-VN"/>
              </w:rPr>
              <w:t>CLO</w:t>
            </w:r>
            <w:r w:rsidRPr="00EE75EB">
              <w:rPr>
                <w:rFonts w:cs="Times New Roman"/>
                <w:b/>
                <w:bCs/>
                <w:szCs w:val="24"/>
                <w:vertAlign w:val="subscript"/>
                <w:lang w:val="vi-VN"/>
              </w:rPr>
              <w:t>2</w:t>
            </w:r>
          </w:p>
        </w:tc>
        <w:tc>
          <w:tcPr>
            <w:tcW w:w="567" w:type="dxa"/>
            <w:vAlign w:val="center"/>
          </w:tcPr>
          <w:p w14:paraId="1496E185" w14:textId="6DA6008C" w:rsidR="00750A81" w:rsidRPr="00EE75EB" w:rsidRDefault="00750A81" w:rsidP="00750A81">
            <w:pPr>
              <w:jc w:val="center"/>
              <w:rPr>
                <w:rFonts w:cs="Times New Roman"/>
                <w:b/>
                <w:bCs/>
                <w:szCs w:val="24"/>
                <w:lang w:val="vi-VN"/>
              </w:rPr>
            </w:pPr>
            <w:r w:rsidRPr="00EE75EB">
              <w:rPr>
                <w:rFonts w:cs="Times New Roman"/>
                <w:b/>
                <w:bCs/>
                <w:szCs w:val="24"/>
                <w:lang w:val="vi-VN"/>
              </w:rPr>
              <w:t>CLO</w:t>
            </w:r>
            <w:r w:rsidRPr="00EE75EB">
              <w:rPr>
                <w:rFonts w:cs="Times New Roman"/>
                <w:b/>
                <w:bCs/>
                <w:szCs w:val="24"/>
                <w:vertAlign w:val="subscript"/>
                <w:lang w:val="vi-VN"/>
              </w:rPr>
              <w:t>3</w:t>
            </w:r>
          </w:p>
        </w:tc>
        <w:tc>
          <w:tcPr>
            <w:tcW w:w="567" w:type="dxa"/>
            <w:vAlign w:val="center"/>
          </w:tcPr>
          <w:p w14:paraId="7B565FEA" w14:textId="237BFDB3" w:rsidR="00750A81" w:rsidRPr="00EE75EB" w:rsidRDefault="00750A81" w:rsidP="00750A81">
            <w:pPr>
              <w:jc w:val="center"/>
              <w:rPr>
                <w:rFonts w:cs="Times New Roman"/>
                <w:b/>
                <w:bCs/>
                <w:szCs w:val="24"/>
              </w:rPr>
            </w:pPr>
            <w:r w:rsidRPr="00EE75EB">
              <w:rPr>
                <w:rFonts w:cs="Times New Roman"/>
                <w:b/>
                <w:bCs/>
                <w:szCs w:val="24"/>
                <w:lang w:val="vi-VN"/>
              </w:rPr>
              <w:t>CLO</w:t>
            </w:r>
            <w:r w:rsidRPr="00EE75EB">
              <w:rPr>
                <w:rFonts w:cs="Times New Roman"/>
                <w:b/>
                <w:bCs/>
                <w:szCs w:val="24"/>
                <w:vertAlign w:val="subscript"/>
              </w:rPr>
              <w:t>4</w:t>
            </w:r>
          </w:p>
        </w:tc>
        <w:tc>
          <w:tcPr>
            <w:tcW w:w="567" w:type="dxa"/>
            <w:vAlign w:val="center"/>
          </w:tcPr>
          <w:p w14:paraId="3BAA817B" w14:textId="00F268FC" w:rsidR="00750A81" w:rsidRPr="00EE75EB" w:rsidRDefault="00750A81" w:rsidP="00750A81">
            <w:pPr>
              <w:jc w:val="center"/>
              <w:rPr>
                <w:rFonts w:cs="Times New Roman"/>
                <w:b/>
                <w:bCs/>
                <w:szCs w:val="24"/>
              </w:rPr>
            </w:pPr>
            <w:r w:rsidRPr="00EE75EB">
              <w:rPr>
                <w:rFonts w:cs="Times New Roman"/>
                <w:b/>
                <w:bCs/>
                <w:szCs w:val="24"/>
                <w:lang w:val="vi-VN"/>
              </w:rPr>
              <w:t>CLO</w:t>
            </w:r>
            <w:r w:rsidRPr="00EE75EB">
              <w:rPr>
                <w:rFonts w:cs="Times New Roman"/>
                <w:b/>
                <w:bCs/>
                <w:szCs w:val="24"/>
                <w:vertAlign w:val="subscript"/>
              </w:rPr>
              <w:t>5</w:t>
            </w:r>
          </w:p>
        </w:tc>
        <w:tc>
          <w:tcPr>
            <w:tcW w:w="567" w:type="dxa"/>
            <w:vAlign w:val="center"/>
          </w:tcPr>
          <w:p w14:paraId="29EBB214" w14:textId="3FB45103" w:rsidR="00750A81" w:rsidRPr="00EE75EB" w:rsidRDefault="00750A81" w:rsidP="00750A81">
            <w:pPr>
              <w:jc w:val="center"/>
              <w:rPr>
                <w:rFonts w:cs="Times New Roman"/>
                <w:b/>
                <w:bCs/>
                <w:szCs w:val="24"/>
                <w:lang w:val="vi-VN"/>
              </w:rPr>
            </w:pPr>
            <w:r w:rsidRPr="00EE75EB">
              <w:rPr>
                <w:rFonts w:cs="Times New Roman"/>
                <w:b/>
                <w:bCs/>
                <w:szCs w:val="24"/>
                <w:lang w:val="vi-VN"/>
              </w:rPr>
              <w:t>CLO</w:t>
            </w:r>
            <w:r w:rsidRPr="00EE75EB">
              <w:rPr>
                <w:rFonts w:cs="Times New Roman"/>
                <w:b/>
                <w:bCs/>
                <w:szCs w:val="24"/>
                <w:vertAlign w:val="subscript"/>
              </w:rPr>
              <w:t>6</w:t>
            </w:r>
          </w:p>
        </w:tc>
        <w:tc>
          <w:tcPr>
            <w:tcW w:w="567" w:type="dxa"/>
            <w:vAlign w:val="center"/>
          </w:tcPr>
          <w:p w14:paraId="4F52CAC8" w14:textId="44DA4DE9" w:rsidR="00750A81" w:rsidRPr="00EE75EB" w:rsidRDefault="00750A81" w:rsidP="00750A81">
            <w:pPr>
              <w:jc w:val="center"/>
              <w:rPr>
                <w:rFonts w:cs="Times New Roman"/>
                <w:b/>
                <w:bCs/>
                <w:szCs w:val="24"/>
                <w:lang w:val="vi-VN"/>
              </w:rPr>
            </w:pPr>
            <w:r w:rsidRPr="00EE75EB">
              <w:rPr>
                <w:rFonts w:cs="Times New Roman"/>
                <w:b/>
                <w:bCs/>
                <w:szCs w:val="24"/>
                <w:lang w:val="vi-VN"/>
              </w:rPr>
              <w:t>CLO</w:t>
            </w:r>
            <w:r w:rsidRPr="00EE75EB">
              <w:rPr>
                <w:rFonts w:cs="Times New Roman"/>
                <w:b/>
                <w:bCs/>
                <w:szCs w:val="24"/>
                <w:vertAlign w:val="subscript"/>
              </w:rPr>
              <w:t>7</w:t>
            </w:r>
          </w:p>
        </w:tc>
        <w:tc>
          <w:tcPr>
            <w:tcW w:w="567" w:type="dxa"/>
            <w:vAlign w:val="center"/>
          </w:tcPr>
          <w:p w14:paraId="01E20121" w14:textId="31F9A939" w:rsidR="00750A81" w:rsidRPr="00EE75EB" w:rsidRDefault="00750A81" w:rsidP="00750A81">
            <w:pPr>
              <w:jc w:val="center"/>
              <w:rPr>
                <w:rFonts w:cs="Times New Roman"/>
                <w:b/>
                <w:bCs/>
                <w:szCs w:val="24"/>
                <w:lang w:val="vi-VN"/>
              </w:rPr>
            </w:pPr>
            <w:r w:rsidRPr="00EE75EB">
              <w:rPr>
                <w:rFonts w:cs="Times New Roman"/>
                <w:b/>
                <w:bCs/>
                <w:szCs w:val="24"/>
                <w:lang w:val="vi-VN"/>
              </w:rPr>
              <w:t>CLO</w:t>
            </w:r>
            <w:r w:rsidRPr="00EE75EB">
              <w:rPr>
                <w:rFonts w:cs="Times New Roman"/>
                <w:b/>
                <w:bCs/>
                <w:szCs w:val="24"/>
                <w:vertAlign w:val="subscript"/>
              </w:rPr>
              <w:t>8</w:t>
            </w:r>
          </w:p>
        </w:tc>
        <w:tc>
          <w:tcPr>
            <w:tcW w:w="567" w:type="dxa"/>
            <w:vAlign w:val="center"/>
          </w:tcPr>
          <w:p w14:paraId="0E26182E" w14:textId="121976AA" w:rsidR="00750A81" w:rsidRPr="00EE75EB" w:rsidRDefault="00750A81" w:rsidP="00750A81">
            <w:pPr>
              <w:jc w:val="center"/>
              <w:rPr>
                <w:rFonts w:cs="Times New Roman"/>
                <w:b/>
                <w:bCs/>
                <w:szCs w:val="24"/>
                <w:lang w:val="vi-VN"/>
              </w:rPr>
            </w:pPr>
            <w:r w:rsidRPr="00EE75EB">
              <w:rPr>
                <w:rFonts w:cs="Times New Roman"/>
                <w:b/>
                <w:bCs/>
                <w:szCs w:val="24"/>
                <w:lang w:val="vi-VN"/>
              </w:rPr>
              <w:t>CLO</w:t>
            </w:r>
            <w:r w:rsidRPr="00EE75EB">
              <w:rPr>
                <w:rFonts w:cs="Times New Roman"/>
                <w:b/>
                <w:bCs/>
                <w:szCs w:val="24"/>
                <w:vertAlign w:val="subscript"/>
              </w:rPr>
              <w:t>9</w:t>
            </w:r>
          </w:p>
        </w:tc>
        <w:tc>
          <w:tcPr>
            <w:tcW w:w="703" w:type="dxa"/>
            <w:vAlign w:val="center"/>
          </w:tcPr>
          <w:p w14:paraId="17360DB3" w14:textId="35C7979C" w:rsidR="00750A81" w:rsidRPr="00EE75EB" w:rsidRDefault="00750A81" w:rsidP="00750A81">
            <w:pPr>
              <w:jc w:val="center"/>
              <w:rPr>
                <w:rFonts w:cs="Times New Roman"/>
                <w:b/>
                <w:bCs/>
                <w:szCs w:val="24"/>
              </w:rPr>
            </w:pPr>
            <w:r w:rsidRPr="00EE75EB">
              <w:rPr>
                <w:rFonts w:cs="Times New Roman"/>
                <w:b/>
                <w:bCs/>
                <w:szCs w:val="24"/>
                <w:lang w:val="vi-VN"/>
              </w:rPr>
              <w:t>CLO</w:t>
            </w:r>
            <w:r w:rsidRPr="00EE75EB">
              <w:rPr>
                <w:rFonts w:cs="Times New Roman"/>
                <w:b/>
                <w:bCs/>
                <w:szCs w:val="24"/>
                <w:vertAlign w:val="subscript"/>
              </w:rPr>
              <w:t>10</w:t>
            </w:r>
          </w:p>
        </w:tc>
      </w:tr>
      <w:tr w:rsidR="00750A81" w:rsidRPr="00EE75EB" w14:paraId="274130B8" w14:textId="77777777" w:rsidTr="00B80C55">
        <w:trPr>
          <w:trHeight w:val="796"/>
        </w:trPr>
        <w:tc>
          <w:tcPr>
            <w:tcW w:w="517" w:type="dxa"/>
          </w:tcPr>
          <w:p w14:paraId="2A8E67DB" w14:textId="22429077" w:rsidR="00750A81" w:rsidRPr="00EE75EB" w:rsidRDefault="00750A81" w:rsidP="00750A81">
            <w:pPr>
              <w:rPr>
                <w:rFonts w:cs="Times New Roman"/>
                <w:szCs w:val="24"/>
                <w:lang w:val="vi-VN"/>
              </w:rPr>
            </w:pPr>
            <w:r w:rsidRPr="00EE75EB">
              <w:rPr>
                <w:rFonts w:cs="Times New Roman"/>
                <w:szCs w:val="24"/>
                <w:lang w:val="vi-VN"/>
              </w:rPr>
              <w:t>1.</w:t>
            </w:r>
          </w:p>
        </w:tc>
        <w:tc>
          <w:tcPr>
            <w:tcW w:w="3022" w:type="dxa"/>
          </w:tcPr>
          <w:p w14:paraId="343306BD" w14:textId="3828F2BB" w:rsidR="00750A81" w:rsidRPr="00CA6FFD" w:rsidRDefault="00750A81" w:rsidP="00750A81">
            <w:pPr>
              <w:spacing w:line="276" w:lineRule="auto"/>
              <w:rPr>
                <w:rFonts w:cs="Times New Roman"/>
                <w:sz w:val="26"/>
                <w:szCs w:val="26"/>
                <w:lang w:val="vi-VN"/>
              </w:rPr>
            </w:pPr>
            <w:r w:rsidRPr="00CA6FFD">
              <w:rPr>
                <w:rFonts w:cs="Times New Roman"/>
                <w:sz w:val="26"/>
                <w:szCs w:val="26"/>
                <w:lang w:val="vi-VN"/>
              </w:rPr>
              <w:t>Chương 1: Tổng quan về đồ họa game.</w:t>
            </w:r>
          </w:p>
        </w:tc>
        <w:tc>
          <w:tcPr>
            <w:tcW w:w="567" w:type="dxa"/>
            <w:vAlign w:val="center"/>
          </w:tcPr>
          <w:p w14:paraId="249653C2" w14:textId="06FFFB64" w:rsidR="00750A81" w:rsidRPr="00EE75EB" w:rsidRDefault="00750A81" w:rsidP="00750A81">
            <w:pPr>
              <w:jc w:val="center"/>
              <w:rPr>
                <w:rFonts w:cs="Times New Roman"/>
                <w:szCs w:val="24"/>
                <w:lang w:val="vi-VN"/>
              </w:rPr>
            </w:pPr>
            <w:r w:rsidRPr="00EE75EB">
              <w:rPr>
                <w:rFonts w:cs="Times New Roman"/>
                <w:szCs w:val="24"/>
                <w:lang w:val="vi-VN"/>
              </w:rPr>
              <w:t>x</w:t>
            </w:r>
          </w:p>
        </w:tc>
        <w:tc>
          <w:tcPr>
            <w:tcW w:w="567" w:type="dxa"/>
            <w:vAlign w:val="center"/>
          </w:tcPr>
          <w:p w14:paraId="3617FDD0" w14:textId="0957F8CA" w:rsidR="00750A81" w:rsidRPr="00EE75EB" w:rsidRDefault="00750A81" w:rsidP="00750A81">
            <w:pPr>
              <w:jc w:val="center"/>
              <w:rPr>
                <w:rFonts w:cs="Times New Roman"/>
                <w:szCs w:val="24"/>
                <w:lang w:val="vi-VN"/>
              </w:rPr>
            </w:pPr>
          </w:p>
        </w:tc>
        <w:tc>
          <w:tcPr>
            <w:tcW w:w="567" w:type="dxa"/>
            <w:vAlign w:val="center"/>
          </w:tcPr>
          <w:p w14:paraId="5170E137" w14:textId="77777777" w:rsidR="00750A81" w:rsidRPr="00EE75EB" w:rsidRDefault="00750A81" w:rsidP="00750A81">
            <w:pPr>
              <w:jc w:val="center"/>
              <w:rPr>
                <w:rFonts w:cs="Times New Roman"/>
                <w:szCs w:val="24"/>
                <w:lang w:val="vi-VN"/>
              </w:rPr>
            </w:pPr>
          </w:p>
        </w:tc>
        <w:tc>
          <w:tcPr>
            <w:tcW w:w="567" w:type="dxa"/>
            <w:vAlign w:val="center"/>
          </w:tcPr>
          <w:p w14:paraId="727CCDD9" w14:textId="77777777" w:rsidR="00750A81" w:rsidRPr="00EE75EB" w:rsidRDefault="00750A81" w:rsidP="00750A81">
            <w:pPr>
              <w:jc w:val="center"/>
              <w:rPr>
                <w:rFonts w:cs="Times New Roman"/>
                <w:szCs w:val="24"/>
                <w:lang w:val="vi-VN"/>
              </w:rPr>
            </w:pPr>
          </w:p>
        </w:tc>
        <w:tc>
          <w:tcPr>
            <w:tcW w:w="567" w:type="dxa"/>
            <w:vAlign w:val="center"/>
          </w:tcPr>
          <w:p w14:paraId="38F1F9FD" w14:textId="77777777" w:rsidR="00750A81" w:rsidRPr="00EE75EB" w:rsidRDefault="00750A81" w:rsidP="00750A81">
            <w:pPr>
              <w:jc w:val="center"/>
              <w:rPr>
                <w:rFonts w:cs="Times New Roman"/>
                <w:szCs w:val="24"/>
                <w:lang w:val="vi-VN"/>
              </w:rPr>
            </w:pPr>
          </w:p>
        </w:tc>
        <w:tc>
          <w:tcPr>
            <w:tcW w:w="567" w:type="dxa"/>
          </w:tcPr>
          <w:p w14:paraId="02BE28CA" w14:textId="77777777" w:rsidR="00750A81" w:rsidRPr="00EE75EB" w:rsidRDefault="00750A81" w:rsidP="00750A81">
            <w:pPr>
              <w:jc w:val="center"/>
              <w:rPr>
                <w:rFonts w:cs="Times New Roman"/>
                <w:szCs w:val="24"/>
                <w:lang w:val="vi-VN"/>
              </w:rPr>
            </w:pPr>
          </w:p>
        </w:tc>
        <w:tc>
          <w:tcPr>
            <w:tcW w:w="567" w:type="dxa"/>
          </w:tcPr>
          <w:p w14:paraId="75555744" w14:textId="77777777" w:rsidR="00750A81" w:rsidRPr="00EE75EB" w:rsidRDefault="00750A81" w:rsidP="00750A81">
            <w:pPr>
              <w:jc w:val="center"/>
              <w:rPr>
                <w:rFonts w:cs="Times New Roman"/>
                <w:szCs w:val="24"/>
                <w:lang w:val="vi-VN"/>
              </w:rPr>
            </w:pPr>
          </w:p>
        </w:tc>
        <w:tc>
          <w:tcPr>
            <w:tcW w:w="567" w:type="dxa"/>
          </w:tcPr>
          <w:p w14:paraId="2565E7B0" w14:textId="77777777" w:rsidR="00750A81" w:rsidRPr="00EE75EB" w:rsidRDefault="00750A81" w:rsidP="00750A81">
            <w:pPr>
              <w:jc w:val="center"/>
              <w:rPr>
                <w:rFonts w:cs="Times New Roman"/>
                <w:szCs w:val="24"/>
                <w:lang w:val="vi-VN"/>
              </w:rPr>
            </w:pPr>
          </w:p>
        </w:tc>
        <w:tc>
          <w:tcPr>
            <w:tcW w:w="567" w:type="dxa"/>
          </w:tcPr>
          <w:p w14:paraId="7DF88C62" w14:textId="56521113" w:rsidR="00750A81" w:rsidRPr="00EE75EB" w:rsidRDefault="00750A81" w:rsidP="00750A81">
            <w:pPr>
              <w:jc w:val="center"/>
              <w:rPr>
                <w:rFonts w:cs="Times New Roman"/>
                <w:szCs w:val="24"/>
                <w:lang w:val="vi-VN"/>
              </w:rPr>
            </w:pPr>
          </w:p>
        </w:tc>
        <w:tc>
          <w:tcPr>
            <w:tcW w:w="703" w:type="dxa"/>
            <w:vAlign w:val="center"/>
          </w:tcPr>
          <w:p w14:paraId="36103800" w14:textId="667A5415" w:rsidR="00750A81" w:rsidRPr="00EE75EB" w:rsidRDefault="00750A81" w:rsidP="00750A81">
            <w:pPr>
              <w:jc w:val="center"/>
              <w:rPr>
                <w:rFonts w:cs="Times New Roman"/>
                <w:szCs w:val="24"/>
                <w:lang w:val="vi-VN"/>
              </w:rPr>
            </w:pPr>
          </w:p>
        </w:tc>
      </w:tr>
      <w:tr w:rsidR="00750A81" w:rsidRPr="00EE75EB" w14:paraId="52665E53" w14:textId="77777777" w:rsidTr="00B80C55">
        <w:tc>
          <w:tcPr>
            <w:tcW w:w="517" w:type="dxa"/>
          </w:tcPr>
          <w:p w14:paraId="0AF6B8B9" w14:textId="081F3CB5" w:rsidR="00750A81" w:rsidRPr="00EE75EB" w:rsidRDefault="00750A81" w:rsidP="00750A81">
            <w:pPr>
              <w:rPr>
                <w:rFonts w:cs="Times New Roman"/>
                <w:szCs w:val="24"/>
                <w:lang w:val="vi-VN"/>
              </w:rPr>
            </w:pPr>
            <w:r w:rsidRPr="00EE75EB">
              <w:rPr>
                <w:rFonts w:cs="Times New Roman"/>
                <w:szCs w:val="24"/>
                <w:lang w:val="vi-VN"/>
              </w:rPr>
              <w:t>2.</w:t>
            </w:r>
          </w:p>
        </w:tc>
        <w:tc>
          <w:tcPr>
            <w:tcW w:w="3022" w:type="dxa"/>
          </w:tcPr>
          <w:p w14:paraId="36193553" w14:textId="02DE65CD" w:rsidR="00750A81" w:rsidRPr="006D71FB" w:rsidRDefault="00750A81" w:rsidP="006D71FB">
            <w:pPr>
              <w:spacing w:line="276" w:lineRule="auto"/>
              <w:rPr>
                <w:rFonts w:cs="Times New Roman"/>
                <w:sz w:val="26"/>
                <w:szCs w:val="26"/>
                <w:lang w:val="vi-VN"/>
              </w:rPr>
            </w:pPr>
            <w:r w:rsidRPr="00CA6FFD">
              <w:rPr>
                <w:rFonts w:cs="Times New Roman"/>
                <w:sz w:val="26"/>
                <w:szCs w:val="26"/>
                <w:lang w:val="vi-VN"/>
              </w:rPr>
              <w:t xml:space="preserve">Chương 2: Các kỹ thuật </w:t>
            </w:r>
            <w:r w:rsidR="006D71FB" w:rsidRPr="006D71FB">
              <w:rPr>
                <w:rFonts w:cs="Times New Roman"/>
                <w:sz w:val="26"/>
                <w:szCs w:val="26"/>
                <w:lang w:val="vi-VN"/>
                <w:rPrChange w:id="1" w:author="Tuan Minh" w:date="2025-05-06T16:37:00Z">
                  <w:rPr>
                    <w:rFonts w:cs="Times New Roman"/>
                    <w:sz w:val="26"/>
                    <w:szCs w:val="26"/>
                  </w:rPr>
                </w:rPrChange>
              </w:rPr>
              <w:t>kết xuất đồ họa tr</w:t>
            </w:r>
            <w:r w:rsidR="006D71FB" w:rsidRPr="006D71FB">
              <w:rPr>
                <w:rFonts w:cs="Times New Roman"/>
                <w:sz w:val="26"/>
                <w:szCs w:val="26"/>
                <w:lang w:val="vi-VN"/>
                <w:rPrChange w:id="2" w:author="Tuan Minh" w:date="2025-05-06T16:38:00Z">
                  <w:rPr>
                    <w:rFonts w:cs="Times New Roman"/>
                    <w:sz w:val="26"/>
                    <w:szCs w:val="26"/>
                  </w:rPr>
                </w:rPrChange>
              </w:rPr>
              <w:t>ong game</w:t>
            </w:r>
          </w:p>
        </w:tc>
        <w:tc>
          <w:tcPr>
            <w:tcW w:w="567" w:type="dxa"/>
            <w:vAlign w:val="center"/>
          </w:tcPr>
          <w:p w14:paraId="001F79C3" w14:textId="77777777" w:rsidR="00750A81" w:rsidRPr="00EE75EB" w:rsidRDefault="00750A81" w:rsidP="00750A81">
            <w:pPr>
              <w:jc w:val="center"/>
              <w:rPr>
                <w:rFonts w:cs="Times New Roman"/>
                <w:szCs w:val="24"/>
                <w:lang w:val="vi-VN"/>
              </w:rPr>
            </w:pPr>
          </w:p>
        </w:tc>
        <w:tc>
          <w:tcPr>
            <w:tcW w:w="567" w:type="dxa"/>
            <w:vAlign w:val="center"/>
          </w:tcPr>
          <w:p w14:paraId="528EE1B0" w14:textId="017C7DEB" w:rsidR="00750A81" w:rsidRPr="00EE75EB" w:rsidRDefault="00750A81" w:rsidP="00750A81">
            <w:pPr>
              <w:jc w:val="center"/>
              <w:rPr>
                <w:rFonts w:cs="Times New Roman"/>
                <w:szCs w:val="24"/>
                <w:lang w:val="vi-VN"/>
              </w:rPr>
            </w:pPr>
            <w:r w:rsidRPr="00EE75EB">
              <w:rPr>
                <w:rFonts w:cs="Times New Roman"/>
                <w:szCs w:val="24"/>
                <w:lang w:val="vi-VN"/>
              </w:rPr>
              <w:t>x</w:t>
            </w:r>
          </w:p>
        </w:tc>
        <w:tc>
          <w:tcPr>
            <w:tcW w:w="567" w:type="dxa"/>
            <w:vAlign w:val="center"/>
          </w:tcPr>
          <w:p w14:paraId="4E751174" w14:textId="7C09ACFE" w:rsidR="00750A81" w:rsidRPr="00EE75EB" w:rsidRDefault="00750A81" w:rsidP="00750A81">
            <w:pPr>
              <w:jc w:val="center"/>
              <w:rPr>
                <w:rFonts w:cs="Times New Roman"/>
                <w:szCs w:val="24"/>
                <w:lang w:val="vi-VN"/>
              </w:rPr>
            </w:pPr>
            <w:r w:rsidRPr="00EE75EB">
              <w:rPr>
                <w:rFonts w:cs="Times New Roman"/>
                <w:szCs w:val="24"/>
                <w:lang w:val="vi-VN"/>
              </w:rPr>
              <w:t>x</w:t>
            </w:r>
          </w:p>
        </w:tc>
        <w:tc>
          <w:tcPr>
            <w:tcW w:w="567" w:type="dxa"/>
            <w:vAlign w:val="center"/>
          </w:tcPr>
          <w:p w14:paraId="7C2B624F" w14:textId="77777777" w:rsidR="00750A81" w:rsidRPr="00EE75EB" w:rsidRDefault="00750A81" w:rsidP="00750A81">
            <w:pPr>
              <w:jc w:val="center"/>
              <w:rPr>
                <w:rFonts w:cs="Times New Roman"/>
                <w:szCs w:val="24"/>
                <w:lang w:val="vi-VN"/>
              </w:rPr>
            </w:pPr>
          </w:p>
        </w:tc>
        <w:tc>
          <w:tcPr>
            <w:tcW w:w="567" w:type="dxa"/>
            <w:vAlign w:val="center"/>
          </w:tcPr>
          <w:p w14:paraId="2767625E" w14:textId="77777777" w:rsidR="00750A81" w:rsidRPr="00EE75EB" w:rsidRDefault="00750A81" w:rsidP="00750A81">
            <w:pPr>
              <w:jc w:val="center"/>
              <w:rPr>
                <w:rFonts w:cs="Times New Roman"/>
                <w:szCs w:val="24"/>
                <w:lang w:val="vi-VN"/>
              </w:rPr>
            </w:pPr>
          </w:p>
        </w:tc>
        <w:tc>
          <w:tcPr>
            <w:tcW w:w="567" w:type="dxa"/>
          </w:tcPr>
          <w:p w14:paraId="3C97B34C" w14:textId="77777777" w:rsidR="00750A81" w:rsidRPr="00EE75EB" w:rsidRDefault="00750A81" w:rsidP="00750A81">
            <w:pPr>
              <w:jc w:val="center"/>
              <w:rPr>
                <w:rFonts w:cs="Times New Roman"/>
                <w:szCs w:val="24"/>
                <w:lang w:val="vi-VN"/>
              </w:rPr>
            </w:pPr>
          </w:p>
        </w:tc>
        <w:tc>
          <w:tcPr>
            <w:tcW w:w="567" w:type="dxa"/>
          </w:tcPr>
          <w:p w14:paraId="6DD5D694" w14:textId="77777777" w:rsidR="00750A81" w:rsidRPr="00EE75EB" w:rsidRDefault="00750A81" w:rsidP="00750A81">
            <w:pPr>
              <w:jc w:val="center"/>
              <w:rPr>
                <w:rFonts w:cs="Times New Roman"/>
                <w:szCs w:val="24"/>
                <w:lang w:val="vi-VN"/>
              </w:rPr>
            </w:pPr>
          </w:p>
        </w:tc>
        <w:tc>
          <w:tcPr>
            <w:tcW w:w="567" w:type="dxa"/>
          </w:tcPr>
          <w:p w14:paraId="3A5CCFC3" w14:textId="77777777" w:rsidR="00750A81" w:rsidRPr="00EE75EB" w:rsidRDefault="00750A81" w:rsidP="00750A81">
            <w:pPr>
              <w:jc w:val="center"/>
              <w:rPr>
                <w:rFonts w:cs="Times New Roman"/>
                <w:szCs w:val="24"/>
                <w:lang w:val="vi-VN"/>
              </w:rPr>
            </w:pPr>
          </w:p>
        </w:tc>
        <w:tc>
          <w:tcPr>
            <w:tcW w:w="567" w:type="dxa"/>
          </w:tcPr>
          <w:p w14:paraId="68469727" w14:textId="517616FD" w:rsidR="00750A81" w:rsidRPr="00EE75EB" w:rsidRDefault="00750A81" w:rsidP="00750A81">
            <w:pPr>
              <w:jc w:val="center"/>
              <w:rPr>
                <w:rFonts w:cs="Times New Roman"/>
                <w:szCs w:val="24"/>
                <w:lang w:val="vi-VN"/>
              </w:rPr>
            </w:pPr>
          </w:p>
        </w:tc>
        <w:tc>
          <w:tcPr>
            <w:tcW w:w="703" w:type="dxa"/>
            <w:vAlign w:val="center"/>
          </w:tcPr>
          <w:p w14:paraId="443578C1" w14:textId="432E74E0" w:rsidR="00750A81" w:rsidRPr="00EE75EB" w:rsidRDefault="00750A81" w:rsidP="00750A81">
            <w:pPr>
              <w:jc w:val="center"/>
              <w:rPr>
                <w:rFonts w:cs="Times New Roman"/>
                <w:szCs w:val="24"/>
                <w:lang w:val="vi-VN"/>
              </w:rPr>
            </w:pPr>
          </w:p>
        </w:tc>
      </w:tr>
      <w:tr w:rsidR="00750A81" w:rsidRPr="00EE75EB" w14:paraId="39AA1332" w14:textId="77777777" w:rsidTr="00B80C55">
        <w:tc>
          <w:tcPr>
            <w:tcW w:w="517" w:type="dxa"/>
          </w:tcPr>
          <w:p w14:paraId="3C3D8AAB" w14:textId="1D9E5C58" w:rsidR="00750A81" w:rsidRPr="00EE75EB" w:rsidRDefault="00750A81" w:rsidP="00750A81">
            <w:pPr>
              <w:rPr>
                <w:rFonts w:cs="Times New Roman"/>
                <w:szCs w:val="24"/>
              </w:rPr>
            </w:pPr>
            <w:r w:rsidRPr="00EE75EB">
              <w:rPr>
                <w:rFonts w:cs="Times New Roman"/>
                <w:szCs w:val="24"/>
              </w:rPr>
              <w:t>3.</w:t>
            </w:r>
          </w:p>
        </w:tc>
        <w:tc>
          <w:tcPr>
            <w:tcW w:w="3022" w:type="dxa"/>
          </w:tcPr>
          <w:p w14:paraId="1FFD86E8" w14:textId="1BB14467" w:rsidR="00750A81" w:rsidRPr="00EE75EB" w:rsidRDefault="00750A81" w:rsidP="006D71FB">
            <w:pPr>
              <w:spacing w:line="276" w:lineRule="auto"/>
              <w:rPr>
                <w:rFonts w:cs="Times New Roman"/>
                <w:sz w:val="26"/>
                <w:szCs w:val="26"/>
                <w:lang w:val="vi-VN"/>
              </w:rPr>
            </w:pPr>
            <w:r w:rsidRPr="00EE75EB">
              <w:rPr>
                <w:rFonts w:cs="Times New Roman"/>
                <w:sz w:val="26"/>
                <w:szCs w:val="26"/>
              </w:rPr>
              <w:t xml:space="preserve">Chương 3: </w:t>
            </w:r>
            <w:r w:rsidR="006D71FB">
              <w:rPr>
                <w:rFonts w:cs="Times New Roman"/>
                <w:sz w:val="26"/>
                <w:szCs w:val="26"/>
              </w:rPr>
              <w:t>Chiếu sáng, đổ bóng và vật liệu</w:t>
            </w:r>
          </w:p>
        </w:tc>
        <w:tc>
          <w:tcPr>
            <w:tcW w:w="567" w:type="dxa"/>
            <w:vAlign w:val="center"/>
          </w:tcPr>
          <w:p w14:paraId="5C2D4261" w14:textId="77777777" w:rsidR="00750A81" w:rsidRPr="00EE75EB" w:rsidRDefault="00750A81" w:rsidP="00750A81">
            <w:pPr>
              <w:jc w:val="center"/>
              <w:rPr>
                <w:rFonts w:cs="Times New Roman"/>
                <w:szCs w:val="24"/>
                <w:lang w:val="vi-VN"/>
              </w:rPr>
            </w:pPr>
          </w:p>
        </w:tc>
        <w:tc>
          <w:tcPr>
            <w:tcW w:w="567" w:type="dxa"/>
            <w:vAlign w:val="center"/>
          </w:tcPr>
          <w:p w14:paraId="4F5863BF" w14:textId="77777777" w:rsidR="00750A81" w:rsidRPr="00EE75EB" w:rsidRDefault="00750A81" w:rsidP="00750A81">
            <w:pPr>
              <w:jc w:val="center"/>
              <w:rPr>
                <w:rFonts w:cs="Times New Roman"/>
                <w:szCs w:val="24"/>
                <w:lang w:val="vi-VN"/>
              </w:rPr>
            </w:pPr>
          </w:p>
        </w:tc>
        <w:tc>
          <w:tcPr>
            <w:tcW w:w="567" w:type="dxa"/>
            <w:vAlign w:val="center"/>
          </w:tcPr>
          <w:p w14:paraId="0CF76E6E" w14:textId="3C6CA7AE" w:rsidR="00750A81" w:rsidRPr="00EE75EB" w:rsidRDefault="00750A81" w:rsidP="00750A81">
            <w:pPr>
              <w:jc w:val="center"/>
              <w:rPr>
                <w:rFonts w:cs="Times New Roman"/>
                <w:szCs w:val="24"/>
                <w:lang w:val="vi-VN"/>
              </w:rPr>
            </w:pPr>
          </w:p>
        </w:tc>
        <w:tc>
          <w:tcPr>
            <w:tcW w:w="567" w:type="dxa"/>
            <w:vAlign w:val="center"/>
          </w:tcPr>
          <w:p w14:paraId="0B5435D9" w14:textId="2F69A53D" w:rsidR="00750A81" w:rsidRPr="00EE75EB" w:rsidRDefault="00750A81" w:rsidP="00750A81">
            <w:pPr>
              <w:jc w:val="center"/>
              <w:rPr>
                <w:rFonts w:cs="Times New Roman"/>
                <w:szCs w:val="24"/>
                <w:lang w:val="vi-VN"/>
              </w:rPr>
            </w:pPr>
            <w:r w:rsidRPr="00EE75EB">
              <w:rPr>
                <w:rFonts w:cs="Times New Roman"/>
                <w:szCs w:val="24"/>
                <w:lang w:val="vi-VN"/>
              </w:rPr>
              <w:t>x</w:t>
            </w:r>
          </w:p>
        </w:tc>
        <w:tc>
          <w:tcPr>
            <w:tcW w:w="567" w:type="dxa"/>
            <w:vAlign w:val="center"/>
          </w:tcPr>
          <w:p w14:paraId="38A28F0A" w14:textId="75357F8A" w:rsidR="00750A81" w:rsidRPr="00EE75EB" w:rsidRDefault="00750A81" w:rsidP="00750A81">
            <w:pPr>
              <w:jc w:val="center"/>
              <w:rPr>
                <w:rFonts w:cs="Times New Roman"/>
                <w:szCs w:val="24"/>
                <w:lang w:val="vi-VN"/>
              </w:rPr>
            </w:pPr>
            <w:r w:rsidRPr="00EE75EB">
              <w:rPr>
                <w:rFonts w:cs="Times New Roman"/>
                <w:szCs w:val="24"/>
                <w:lang w:val="vi-VN"/>
              </w:rPr>
              <w:t>x</w:t>
            </w:r>
          </w:p>
        </w:tc>
        <w:tc>
          <w:tcPr>
            <w:tcW w:w="567" w:type="dxa"/>
          </w:tcPr>
          <w:p w14:paraId="293198FD" w14:textId="77777777" w:rsidR="00750A81" w:rsidRPr="00EE75EB" w:rsidRDefault="00750A81" w:rsidP="00750A81">
            <w:pPr>
              <w:jc w:val="center"/>
              <w:rPr>
                <w:rFonts w:cs="Times New Roman"/>
                <w:szCs w:val="24"/>
                <w:lang w:val="vi-VN"/>
              </w:rPr>
            </w:pPr>
          </w:p>
        </w:tc>
        <w:tc>
          <w:tcPr>
            <w:tcW w:w="567" w:type="dxa"/>
          </w:tcPr>
          <w:p w14:paraId="726E1EBC" w14:textId="77777777" w:rsidR="00750A81" w:rsidRPr="00EE75EB" w:rsidRDefault="00750A81" w:rsidP="00750A81">
            <w:pPr>
              <w:jc w:val="center"/>
              <w:rPr>
                <w:rFonts w:cs="Times New Roman"/>
                <w:szCs w:val="24"/>
                <w:lang w:val="vi-VN"/>
              </w:rPr>
            </w:pPr>
          </w:p>
        </w:tc>
        <w:tc>
          <w:tcPr>
            <w:tcW w:w="567" w:type="dxa"/>
          </w:tcPr>
          <w:p w14:paraId="7F62C62D" w14:textId="77777777" w:rsidR="00750A81" w:rsidRPr="00EE75EB" w:rsidRDefault="00750A81" w:rsidP="00750A81">
            <w:pPr>
              <w:jc w:val="center"/>
              <w:rPr>
                <w:rFonts w:cs="Times New Roman"/>
                <w:szCs w:val="24"/>
                <w:lang w:val="vi-VN"/>
              </w:rPr>
            </w:pPr>
          </w:p>
        </w:tc>
        <w:tc>
          <w:tcPr>
            <w:tcW w:w="567" w:type="dxa"/>
          </w:tcPr>
          <w:p w14:paraId="63277277" w14:textId="159B3C3E" w:rsidR="00750A81" w:rsidRPr="00EE75EB" w:rsidRDefault="00750A81" w:rsidP="00750A81">
            <w:pPr>
              <w:jc w:val="center"/>
              <w:rPr>
                <w:rFonts w:cs="Times New Roman"/>
                <w:szCs w:val="24"/>
                <w:lang w:val="vi-VN"/>
              </w:rPr>
            </w:pPr>
          </w:p>
        </w:tc>
        <w:tc>
          <w:tcPr>
            <w:tcW w:w="703" w:type="dxa"/>
            <w:vAlign w:val="center"/>
          </w:tcPr>
          <w:p w14:paraId="4F5637DE" w14:textId="7721B4F1" w:rsidR="00750A81" w:rsidRPr="00EE75EB" w:rsidRDefault="00750A81" w:rsidP="00750A81">
            <w:pPr>
              <w:jc w:val="center"/>
              <w:rPr>
                <w:rFonts w:cs="Times New Roman"/>
                <w:szCs w:val="24"/>
                <w:lang w:val="vi-VN"/>
              </w:rPr>
            </w:pPr>
          </w:p>
        </w:tc>
      </w:tr>
      <w:tr w:rsidR="00750A81" w:rsidRPr="00EE75EB" w14:paraId="0A98308B" w14:textId="77777777" w:rsidTr="00B80C55">
        <w:tc>
          <w:tcPr>
            <w:tcW w:w="517" w:type="dxa"/>
          </w:tcPr>
          <w:p w14:paraId="4CAF2CF2" w14:textId="1A308F29" w:rsidR="00750A81" w:rsidRPr="00EE75EB" w:rsidRDefault="00750A81" w:rsidP="00750A81">
            <w:pPr>
              <w:rPr>
                <w:rFonts w:cs="Times New Roman"/>
                <w:szCs w:val="24"/>
              </w:rPr>
            </w:pPr>
            <w:r w:rsidRPr="00EE75EB">
              <w:rPr>
                <w:rFonts w:cs="Times New Roman"/>
                <w:szCs w:val="24"/>
              </w:rPr>
              <w:t>4.</w:t>
            </w:r>
          </w:p>
        </w:tc>
        <w:tc>
          <w:tcPr>
            <w:tcW w:w="3022" w:type="dxa"/>
          </w:tcPr>
          <w:p w14:paraId="775C1A33" w14:textId="66BC7CD9" w:rsidR="00750A81" w:rsidRPr="00EE75EB" w:rsidRDefault="00750A81" w:rsidP="006D71FB">
            <w:pPr>
              <w:spacing w:line="276" w:lineRule="auto"/>
              <w:rPr>
                <w:rFonts w:cs="Times New Roman"/>
                <w:sz w:val="26"/>
                <w:szCs w:val="26"/>
                <w:lang w:val="vi-VN"/>
              </w:rPr>
            </w:pPr>
            <w:r w:rsidRPr="00EE75EB">
              <w:rPr>
                <w:rFonts w:cs="Times New Roman"/>
                <w:sz w:val="26"/>
                <w:szCs w:val="26"/>
              </w:rPr>
              <w:t xml:space="preserve">Chương 4: </w:t>
            </w:r>
            <w:r w:rsidR="006D71FB">
              <w:rPr>
                <w:rFonts w:cs="Times New Roman"/>
                <w:sz w:val="26"/>
                <w:szCs w:val="26"/>
              </w:rPr>
              <w:t>Phương pháp lập trình Shader</w:t>
            </w:r>
          </w:p>
        </w:tc>
        <w:tc>
          <w:tcPr>
            <w:tcW w:w="567" w:type="dxa"/>
            <w:vAlign w:val="center"/>
          </w:tcPr>
          <w:p w14:paraId="23661203" w14:textId="77777777" w:rsidR="00750A81" w:rsidRPr="00EE75EB" w:rsidRDefault="00750A81" w:rsidP="00750A81">
            <w:pPr>
              <w:jc w:val="center"/>
              <w:rPr>
                <w:rFonts w:cs="Times New Roman"/>
                <w:szCs w:val="24"/>
                <w:lang w:val="vi-VN"/>
              </w:rPr>
            </w:pPr>
          </w:p>
        </w:tc>
        <w:tc>
          <w:tcPr>
            <w:tcW w:w="567" w:type="dxa"/>
            <w:vAlign w:val="center"/>
          </w:tcPr>
          <w:p w14:paraId="1DCDBDC1" w14:textId="77777777" w:rsidR="00750A81" w:rsidRPr="00EE75EB" w:rsidRDefault="00750A81" w:rsidP="00750A81">
            <w:pPr>
              <w:jc w:val="center"/>
              <w:rPr>
                <w:rFonts w:cs="Times New Roman"/>
                <w:szCs w:val="24"/>
                <w:lang w:val="vi-VN"/>
              </w:rPr>
            </w:pPr>
          </w:p>
        </w:tc>
        <w:tc>
          <w:tcPr>
            <w:tcW w:w="567" w:type="dxa"/>
            <w:vAlign w:val="center"/>
          </w:tcPr>
          <w:p w14:paraId="78F56595" w14:textId="77777777" w:rsidR="00750A81" w:rsidRPr="00EE75EB" w:rsidRDefault="00750A81" w:rsidP="00750A81">
            <w:pPr>
              <w:jc w:val="center"/>
              <w:rPr>
                <w:rFonts w:cs="Times New Roman"/>
                <w:szCs w:val="24"/>
                <w:lang w:val="vi-VN"/>
              </w:rPr>
            </w:pPr>
          </w:p>
        </w:tc>
        <w:tc>
          <w:tcPr>
            <w:tcW w:w="567" w:type="dxa"/>
            <w:vAlign w:val="center"/>
          </w:tcPr>
          <w:p w14:paraId="7947087A" w14:textId="425F67B0" w:rsidR="00750A81" w:rsidRPr="00EE75EB" w:rsidRDefault="00750A81" w:rsidP="00750A81">
            <w:pPr>
              <w:jc w:val="center"/>
              <w:rPr>
                <w:rFonts w:cs="Times New Roman"/>
                <w:szCs w:val="24"/>
                <w:lang w:val="vi-VN"/>
              </w:rPr>
            </w:pPr>
          </w:p>
        </w:tc>
        <w:tc>
          <w:tcPr>
            <w:tcW w:w="567" w:type="dxa"/>
            <w:vAlign w:val="center"/>
          </w:tcPr>
          <w:p w14:paraId="351D1A32" w14:textId="50821F3E" w:rsidR="00750A81" w:rsidRPr="00EE75EB" w:rsidRDefault="00750A81" w:rsidP="00750A81">
            <w:pPr>
              <w:jc w:val="center"/>
              <w:rPr>
                <w:rFonts w:cs="Times New Roman"/>
                <w:szCs w:val="24"/>
                <w:lang w:val="vi-VN"/>
              </w:rPr>
            </w:pPr>
          </w:p>
        </w:tc>
        <w:tc>
          <w:tcPr>
            <w:tcW w:w="567" w:type="dxa"/>
            <w:vAlign w:val="center"/>
          </w:tcPr>
          <w:p w14:paraId="600E64F1" w14:textId="567A863C" w:rsidR="00750A81" w:rsidRPr="00EE75EB" w:rsidRDefault="00750A81" w:rsidP="00750A81">
            <w:pPr>
              <w:jc w:val="center"/>
              <w:rPr>
                <w:rFonts w:cs="Times New Roman"/>
                <w:szCs w:val="24"/>
                <w:lang w:val="vi-VN"/>
              </w:rPr>
            </w:pPr>
            <w:r w:rsidRPr="00EE75EB">
              <w:rPr>
                <w:rFonts w:cs="Times New Roman"/>
                <w:szCs w:val="24"/>
                <w:lang w:val="vi-VN"/>
              </w:rPr>
              <w:t>x</w:t>
            </w:r>
          </w:p>
        </w:tc>
        <w:tc>
          <w:tcPr>
            <w:tcW w:w="567" w:type="dxa"/>
            <w:vAlign w:val="center"/>
          </w:tcPr>
          <w:p w14:paraId="1CD6A336" w14:textId="55FA2BA0" w:rsidR="00750A81" w:rsidRPr="00EE75EB" w:rsidRDefault="00750A81" w:rsidP="00750A81">
            <w:pPr>
              <w:jc w:val="center"/>
              <w:rPr>
                <w:rFonts w:cs="Times New Roman"/>
                <w:szCs w:val="24"/>
                <w:lang w:val="vi-VN"/>
              </w:rPr>
            </w:pPr>
            <w:r w:rsidRPr="00EE75EB">
              <w:rPr>
                <w:rFonts w:cs="Times New Roman"/>
                <w:szCs w:val="24"/>
                <w:lang w:val="vi-VN"/>
              </w:rPr>
              <w:t>x</w:t>
            </w:r>
          </w:p>
        </w:tc>
        <w:tc>
          <w:tcPr>
            <w:tcW w:w="567" w:type="dxa"/>
          </w:tcPr>
          <w:p w14:paraId="07800E87" w14:textId="77777777" w:rsidR="00750A81" w:rsidRPr="00EE75EB" w:rsidRDefault="00750A81" w:rsidP="00750A81">
            <w:pPr>
              <w:jc w:val="center"/>
              <w:rPr>
                <w:rFonts w:cs="Times New Roman"/>
                <w:szCs w:val="24"/>
                <w:lang w:val="vi-VN"/>
              </w:rPr>
            </w:pPr>
          </w:p>
        </w:tc>
        <w:tc>
          <w:tcPr>
            <w:tcW w:w="567" w:type="dxa"/>
          </w:tcPr>
          <w:p w14:paraId="0E8A6896" w14:textId="0B599A45" w:rsidR="00750A81" w:rsidRPr="00EE75EB" w:rsidRDefault="00750A81" w:rsidP="00750A81">
            <w:pPr>
              <w:jc w:val="center"/>
              <w:rPr>
                <w:rFonts w:cs="Times New Roman"/>
                <w:szCs w:val="24"/>
                <w:lang w:val="vi-VN"/>
              </w:rPr>
            </w:pPr>
          </w:p>
        </w:tc>
        <w:tc>
          <w:tcPr>
            <w:tcW w:w="703" w:type="dxa"/>
            <w:vAlign w:val="center"/>
          </w:tcPr>
          <w:p w14:paraId="3882BCF7" w14:textId="7B5F353D" w:rsidR="00750A81" w:rsidRPr="00EE75EB" w:rsidRDefault="00750A81" w:rsidP="00750A81">
            <w:pPr>
              <w:jc w:val="center"/>
              <w:rPr>
                <w:rFonts w:cs="Times New Roman"/>
                <w:szCs w:val="24"/>
                <w:lang w:val="vi-VN"/>
              </w:rPr>
            </w:pPr>
          </w:p>
        </w:tc>
      </w:tr>
      <w:tr w:rsidR="00EA155B" w:rsidRPr="00EE75EB" w14:paraId="4DFA9CDB" w14:textId="77777777" w:rsidTr="00B80C55">
        <w:tc>
          <w:tcPr>
            <w:tcW w:w="517" w:type="dxa"/>
          </w:tcPr>
          <w:p w14:paraId="6385F5A6" w14:textId="5C0C5B43" w:rsidR="00EA155B" w:rsidRPr="00EE75EB" w:rsidRDefault="00EA155B" w:rsidP="00EA155B">
            <w:pPr>
              <w:rPr>
                <w:rFonts w:cs="Times New Roman"/>
                <w:szCs w:val="24"/>
              </w:rPr>
            </w:pPr>
            <w:r w:rsidRPr="00EE75EB">
              <w:rPr>
                <w:rFonts w:cs="Times New Roman"/>
                <w:szCs w:val="24"/>
              </w:rPr>
              <w:t>5.</w:t>
            </w:r>
          </w:p>
        </w:tc>
        <w:tc>
          <w:tcPr>
            <w:tcW w:w="3022" w:type="dxa"/>
          </w:tcPr>
          <w:p w14:paraId="252DD6F2" w14:textId="02005578" w:rsidR="00EA155B" w:rsidRPr="006D71FB" w:rsidRDefault="00EA155B" w:rsidP="006D71FB">
            <w:pPr>
              <w:spacing w:line="276" w:lineRule="auto"/>
              <w:rPr>
                <w:rFonts w:cs="Times New Roman"/>
                <w:sz w:val="26"/>
                <w:szCs w:val="26"/>
              </w:rPr>
            </w:pPr>
            <w:r w:rsidRPr="006D71FB">
              <w:rPr>
                <w:rFonts w:cs="Times New Roman"/>
                <w:sz w:val="26"/>
                <w:szCs w:val="26"/>
              </w:rPr>
              <w:t xml:space="preserve">Chương 5: Kết xuất </w:t>
            </w:r>
            <w:r w:rsidR="006D71FB" w:rsidRPr="006D71FB">
              <w:rPr>
                <w:rFonts w:cs="Times New Roman"/>
                <w:sz w:val="26"/>
                <w:szCs w:val="26"/>
              </w:rPr>
              <w:t>yếu t</w:t>
            </w:r>
            <w:r w:rsidR="006D71FB">
              <w:rPr>
                <w:rFonts w:cs="Times New Roman"/>
                <w:sz w:val="26"/>
                <w:szCs w:val="26"/>
              </w:rPr>
              <w:t>ố tự nhiên</w:t>
            </w:r>
            <w:r w:rsidR="00A54E51">
              <w:rPr>
                <w:rFonts w:cs="Times New Roman"/>
                <w:sz w:val="26"/>
                <w:szCs w:val="26"/>
              </w:rPr>
              <w:t xml:space="preserve"> </w:t>
            </w:r>
            <w:r w:rsidR="00A54E51">
              <w:rPr>
                <w:rFonts w:cs="Times New Roman"/>
                <w:sz w:val="26"/>
                <w:szCs w:val="26"/>
              </w:rPr>
              <w:t>và hiệu ứng đồ họa</w:t>
            </w:r>
          </w:p>
        </w:tc>
        <w:tc>
          <w:tcPr>
            <w:tcW w:w="567" w:type="dxa"/>
            <w:vAlign w:val="center"/>
          </w:tcPr>
          <w:p w14:paraId="6A9BBC22" w14:textId="77777777" w:rsidR="00EA155B" w:rsidRPr="00EE75EB" w:rsidRDefault="00EA155B" w:rsidP="00EA155B">
            <w:pPr>
              <w:jc w:val="center"/>
              <w:rPr>
                <w:rFonts w:cs="Times New Roman"/>
                <w:szCs w:val="24"/>
                <w:lang w:val="vi-VN"/>
              </w:rPr>
            </w:pPr>
          </w:p>
        </w:tc>
        <w:tc>
          <w:tcPr>
            <w:tcW w:w="567" w:type="dxa"/>
            <w:vAlign w:val="center"/>
          </w:tcPr>
          <w:p w14:paraId="738D435C" w14:textId="77777777" w:rsidR="00EA155B" w:rsidRPr="00EE75EB" w:rsidRDefault="00EA155B" w:rsidP="00EA155B">
            <w:pPr>
              <w:jc w:val="center"/>
              <w:rPr>
                <w:rFonts w:cs="Times New Roman"/>
                <w:szCs w:val="24"/>
                <w:lang w:val="vi-VN"/>
              </w:rPr>
            </w:pPr>
          </w:p>
        </w:tc>
        <w:tc>
          <w:tcPr>
            <w:tcW w:w="567" w:type="dxa"/>
            <w:vAlign w:val="center"/>
          </w:tcPr>
          <w:p w14:paraId="0D5E068D" w14:textId="77777777" w:rsidR="00EA155B" w:rsidRPr="00EE75EB" w:rsidRDefault="00EA155B" w:rsidP="00EA155B">
            <w:pPr>
              <w:jc w:val="center"/>
              <w:rPr>
                <w:rFonts w:cs="Times New Roman"/>
                <w:szCs w:val="24"/>
                <w:lang w:val="vi-VN"/>
              </w:rPr>
            </w:pPr>
          </w:p>
        </w:tc>
        <w:tc>
          <w:tcPr>
            <w:tcW w:w="567" w:type="dxa"/>
            <w:vAlign w:val="center"/>
          </w:tcPr>
          <w:p w14:paraId="6B2E18E0" w14:textId="77777777" w:rsidR="00EA155B" w:rsidRPr="00EE75EB" w:rsidRDefault="00EA155B" w:rsidP="00EA155B">
            <w:pPr>
              <w:jc w:val="center"/>
              <w:rPr>
                <w:rFonts w:cs="Times New Roman"/>
                <w:szCs w:val="24"/>
                <w:lang w:val="vi-VN"/>
              </w:rPr>
            </w:pPr>
          </w:p>
        </w:tc>
        <w:tc>
          <w:tcPr>
            <w:tcW w:w="567" w:type="dxa"/>
            <w:vAlign w:val="center"/>
          </w:tcPr>
          <w:p w14:paraId="627D386B" w14:textId="79687A4E" w:rsidR="00EA155B" w:rsidRPr="00EE75EB" w:rsidRDefault="00EA155B" w:rsidP="00EA155B">
            <w:pPr>
              <w:jc w:val="center"/>
              <w:rPr>
                <w:rFonts w:cs="Times New Roman"/>
                <w:szCs w:val="24"/>
                <w:lang w:val="vi-VN"/>
              </w:rPr>
            </w:pPr>
          </w:p>
        </w:tc>
        <w:tc>
          <w:tcPr>
            <w:tcW w:w="567" w:type="dxa"/>
          </w:tcPr>
          <w:p w14:paraId="69A9F63D" w14:textId="77777777" w:rsidR="00EA155B" w:rsidRPr="00EE75EB" w:rsidRDefault="00EA155B" w:rsidP="00EA155B">
            <w:pPr>
              <w:jc w:val="center"/>
              <w:rPr>
                <w:rFonts w:cs="Times New Roman"/>
                <w:szCs w:val="24"/>
                <w:lang w:val="vi-VN"/>
              </w:rPr>
            </w:pPr>
          </w:p>
        </w:tc>
        <w:tc>
          <w:tcPr>
            <w:tcW w:w="567" w:type="dxa"/>
          </w:tcPr>
          <w:p w14:paraId="4229A709" w14:textId="77777777" w:rsidR="00EA155B" w:rsidRPr="00EE75EB" w:rsidRDefault="00EA155B" w:rsidP="00EA155B">
            <w:pPr>
              <w:jc w:val="center"/>
              <w:rPr>
                <w:rFonts w:cs="Times New Roman"/>
                <w:szCs w:val="24"/>
                <w:lang w:val="vi-VN"/>
              </w:rPr>
            </w:pPr>
          </w:p>
        </w:tc>
        <w:tc>
          <w:tcPr>
            <w:tcW w:w="567" w:type="dxa"/>
            <w:vAlign w:val="center"/>
          </w:tcPr>
          <w:p w14:paraId="3B7CBAC5" w14:textId="1652AF26" w:rsidR="00EA155B" w:rsidRPr="00EE75EB" w:rsidRDefault="00EA155B" w:rsidP="00EA155B">
            <w:pPr>
              <w:jc w:val="center"/>
              <w:rPr>
                <w:rFonts w:cs="Times New Roman"/>
                <w:szCs w:val="24"/>
                <w:lang w:val="vi-VN"/>
              </w:rPr>
            </w:pPr>
            <w:r w:rsidRPr="00EE75EB">
              <w:rPr>
                <w:rFonts w:cs="Times New Roman"/>
                <w:szCs w:val="24"/>
                <w:lang w:val="vi-VN"/>
              </w:rPr>
              <w:t>x</w:t>
            </w:r>
          </w:p>
        </w:tc>
        <w:tc>
          <w:tcPr>
            <w:tcW w:w="567" w:type="dxa"/>
            <w:vAlign w:val="center"/>
          </w:tcPr>
          <w:p w14:paraId="649054EE" w14:textId="1304639F" w:rsidR="00EA155B" w:rsidRPr="00EE75EB" w:rsidRDefault="00EA155B" w:rsidP="00EA155B">
            <w:pPr>
              <w:jc w:val="center"/>
              <w:rPr>
                <w:rFonts w:cs="Times New Roman"/>
                <w:szCs w:val="24"/>
                <w:lang w:val="vi-VN"/>
              </w:rPr>
            </w:pPr>
            <w:r w:rsidRPr="00EE75EB">
              <w:rPr>
                <w:rFonts w:cs="Times New Roman"/>
                <w:szCs w:val="24"/>
                <w:lang w:val="vi-VN"/>
              </w:rPr>
              <w:t>x</w:t>
            </w:r>
          </w:p>
        </w:tc>
        <w:tc>
          <w:tcPr>
            <w:tcW w:w="703" w:type="dxa"/>
            <w:vAlign w:val="center"/>
          </w:tcPr>
          <w:p w14:paraId="78EA4233" w14:textId="6EDB0D0B" w:rsidR="00EA155B" w:rsidRPr="00EE75EB" w:rsidRDefault="00EA155B" w:rsidP="00EA155B">
            <w:pPr>
              <w:jc w:val="center"/>
              <w:rPr>
                <w:rFonts w:cs="Times New Roman"/>
                <w:szCs w:val="24"/>
                <w:lang w:val="vi-VN"/>
              </w:rPr>
            </w:pPr>
          </w:p>
        </w:tc>
      </w:tr>
      <w:tr w:rsidR="00EA155B" w:rsidRPr="00EE75EB" w14:paraId="72494D48" w14:textId="77777777" w:rsidTr="00B80C55">
        <w:tc>
          <w:tcPr>
            <w:tcW w:w="517" w:type="dxa"/>
          </w:tcPr>
          <w:p w14:paraId="50BA9E4B" w14:textId="25215ABA" w:rsidR="00EA155B" w:rsidRPr="00EE75EB" w:rsidRDefault="00EA155B" w:rsidP="00EA155B">
            <w:pPr>
              <w:rPr>
                <w:rFonts w:cs="Times New Roman"/>
                <w:szCs w:val="24"/>
              </w:rPr>
            </w:pPr>
            <w:r w:rsidRPr="00EE75EB">
              <w:rPr>
                <w:rFonts w:cs="Times New Roman"/>
                <w:szCs w:val="24"/>
              </w:rPr>
              <w:t>6.</w:t>
            </w:r>
          </w:p>
        </w:tc>
        <w:tc>
          <w:tcPr>
            <w:tcW w:w="3022" w:type="dxa"/>
          </w:tcPr>
          <w:p w14:paraId="22577538" w14:textId="31113454" w:rsidR="00EA155B" w:rsidRPr="00EE75EB" w:rsidRDefault="00EA155B" w:rsidP="006076C7">
            <w:pPr>
              <w:spacing w:line="276" w:lineRule="auto"/>
              <w:rPr>
                <w:rFonts w:cs="Times New Roman"/>
                <w:sz w:val="26"/>
                <w:szCs w:val="26"/>
              </w:rPr>
            </w:pPr>
            <w:r w:rsidRPr="00EE75EB">
              <w:rPr>
                <w:rFonts w:cs="Times New Roman"/>
                <w:sz w:val="26"/>
                <w:szCs w:val="26"/>
              </w:rPr>
              <w:t xml:space="preserve">Chương 6: </w:t>
            </w:r>
            <w:r w:rsidR="00237EAB" w:rsidRPr="00EE75EB">
              <w:rPr>
                <w:rFonts w:cs="Times New Roman"/>
                <w:sz w:val="26"/>
                <w:szCs w:val="26"/>
              </w:rPr>
              <w:t>Tổng kết</w:t>
            </w:r>
          </w:p>
        </w:tc>
        <w:tc>
          <w:tcPr>
            <w:tcW w:w="567" w:type="dxa"/>
            <w:vAlign w:val="center"/>
          </w:tcPr>
          <w:p w14:paraId="1038B43F" w14:textId="77777777" w:rsidR="00EA155B" w:rsidRPr="00EE75EB" w:rsidRDefault="00EA155B" w:rsidP="00EA155B">
            <w:pPr>
              <w:jc w:val="center"/>
              <w:rPr>
                <w:rFonts w:cs="Times New Roman"/>
                <w:szCs w:val="24"/>
                <w:lang w:val="vi-VN"/>
              </w:rPr>
            </w:pPr>
          </w:p>
        </w:tc>
        <w:tc>
          <w:tcPr>
            <w:tcW w:w="567" w:type="dxa"/>
            <w:vAlign w:val="center"/>
          </w:tcPr>
          <w:p w14:paraId="6A6792A0" w14:textId="77777777" w:rsidR="00EA155B" w:rsidRPr="00EE75EB" w:rsidRDefault="00EA155B" w:rsidP="00EA155B">
            <w:pPr>
              <w:jc w:val="center"/>
              <w:rPr>
                <w:rFonts w:cs="Times New Roman"/>
                <w:szCs w:val="24"/>
                <w:lang w:val="vi-VN"/>
              </w:rPr>
            </w:pPr>
          </w:p>
        </w:tc>
        <w:tc>
          <w:tcPr>
            <w:tcW w:w="567" w:type="dxa"/>
            <w:vAlign w:val="center"/>
          </w:tcPr>
          <w:p w14:paraId="2270F7BE" w14:textId="77777777" w:rsidR="00EA155B" w:rsidRPr="00EE75EB" w:rsidRDefault="00EA155B" w:rsidP="00EA155B">
            <w:pPr>
              <w:jc w:val="center"/>
              <w:rPr>
                <w:rFonts w:cs="Times New Roman"/>
                <w:szCs w:val="24"/>
                <w:lang w:val="vi-VN"/>
              </w:rPr>
            </w:pPr>
          </w:p>
        </w:tc>
        <w:tc>
          <w:tcPr>
            <w:tcW w:w="567" w:type="dxa"/>
            <w:vAlign w:val="center"/>
          </w:tcPr>
          <w:p w14:paraId="62DCF1EA" w14:textId="77777777" w:rsidR="00EA155B" w:rsidRPr="00EE75EB" w:rsidRDefault="00EA155B" w:rsidP="00EA155B">
            <w:pPr>
              <w:jc w:val="center"/>
              <w:rPr>
                <w:rFonts w:cs="Times New Roman"/>
                <w:szCs w:val="24"/>
                <w:lang w:val="vi-VN"/>
              </w:rPr>
            </w:pPr>
          </w:p>
        </w:tc>
        <w:tc>
          <w:tcPr>
            <w:tcW w:w="567" w:type="dxa"/>
            <w:vAlign w:val="center"/>
          </w:tcPr>
          <w:p w14:paraId="51397932" w14:textId="77777777" w:rsidR="00EA155B" w:rsidRPr="00EE75EB" w:rsidRDefault="00EA155B" w:rsidP="00EA155B">
            <w:pPr>
              <w:jc w:val="center"/>
              <w:rPr>
                <w:rFonts w:cs="Times New Roman"/>
                <w:szCs w:val="24"/>
                <w:lang w:val="vi-VN"/>
              </w:rPr>
            </w:pPr>
          </w:p>
        </w:tc>
        <w:tc>
          <w:tcPr>
            <w:tcW w:w="567" w:type="dxa"/>
          </w:tcPr>
          <w:p w14:paraId="3146F83E" w14:textId="77777777" w:rsidR="00EA155B" w:rsidRPr="00EE75EB" w:rsidRDefault="00EA155B" w:rsidP="00EA155B">
            <w:pPr>
              <w:jc w:val="center"/>
              <w:rPr>
                <w:rFonts w:cs="Times New Roman"/>
                <w:szCs w:val="24"/>
                <w:lang w:val="vi-VN"/>
              </w:rPr>
            </w:pPr>
          </w:p>
        </w:tc>
        <w:tc>
          <w:tcPr>
            <w:tcW w:w="567" w:type="dxa"/>
          </w:tcPr>
          <w:p w14:paraId="548603F7" w14:textId="77777777" w:rsidR="00EA155B" w:rsidRPr="00EE75EB" w:rsidRDefault="00EA155B" w:rsidP="00EA155B">
            <w:pPr>
              <w:jc w:val="center"/>
              <w:rPr>
                <w:rFonts w:cs="Times New Roman"/>
                <w:szCs w:val="24"/>
                <w:lang w:val="vi-VN"/>
              </w:rPr>
            </w:pPr>
          </w:p>
        </w:tc>
        <w:tc>
          <w:tcPr>
            <w:tcW w:w="567" w:type="dxa"/>
          </w:tcPr>
          <w:p w14:paraId="541751BD" w14:textId="77777777" w:rsidR="00EA155B" w:rsidRPr="00EE75EB" w:rsidRDefault="00EA155B" w:rsidP="00EA155B">
            <w:pPr>
              <w:jc w:val="center"/>
              <w:rPr>
                <w:rFonts w:cs="Times New Roman"/>
                <w:szCs w:val="24"/>
                <w:lang w:val="vi-VN"/>
              </w:rPr>
            </w:pPr>
          </w:p>
        </w:tc>
        <w:tc>
          <w:tcPr>
            <w:tcW w:w="567" w:type="dxa"/>
          </w:tcPr>
          <w:p w14:paraId="63DC07A3" w14:textId="3B15F2FB" w:rsidR="00EA155B" w:rsidRPr="00EE75EB" w:rsidRDefault="00EA155B" w:rsidP="00EA155B">
            <w:pPr>
              <w:jc w:val="center"/>
              <w:rPr>
                <w:rFonts w:cs="Times New Roman"/>
                <w:szCs w:val="24"/>
                <w:lang w:val="vi-VN"/>
              </w:rPr>
            </w:pPr>
          </w:p>
        </w:tc>
        <w:tc>
          <w:tcPr>
            <w:tcW w:w="703" w:type="dxa"/>
            <w:vAlign w:val="center"/>
          </w:tcPr>
          <w:p w14:paraId="24EB4F2E" w14:textId="2BFEB4C7" w:rsidR="00EA155B" w:rsidRPr="00EE75EB" w:rsidRDefault="00AC164E" w:rsidP="00EA155B">
            <w:pPr>
              <w:jc w:val="center"/>
              <w:rPr>
                <w:rFonts w:cs="Times New Roman"/>
                <w:szCs w:val="24"/>
                <w:lang w:val="vi-VN"/>
              </w:rPr>
            </w:pPr>
            <w:r w:rsidRPr="00EE75EB">
              <w:rPr>
                <w:rFonts w:cs="Times New Roman"/>
                <w:szCs w:val="24"/>
                <w:lang w:val="vi-VN"/>
              </w:rPr>
              <w:t>x</w:t>
            </w:r>
          </w:p>
        </w:tc>
      </w:tr>
    </w:tbl>
    <w:p w14:paraId="5817285E" w14:textId="35EBB54E" w:rsidR="00D62469" w:rsidRPr="00EE75EB" w:rsidRDefault="00D62469" w:rsidP="00FA32A2">
      <w:pPr>
        <w:pStyle w:val="ListParagraph"/>
        <w:numPr>
          <w:ilvl w:val="0"/>
          <w:numId w:val="1"/>
        </w:numPr>
        <w:spacing w:before="240"/>
        <w:ind w:left="714" w:hanging="357"/>
        <w:contextualSpacing w:val="0"/>
        <w:rPr>
          <w:rFonts w:cs="Times New Roman"/>
          <w:sz w:val="26"/>
          <w:szCs w:val="26"/>
        </w:rPr>
      </w:pPr>
      <w:r w:rsidRPr="00EE75EB">
        <w:rPr>
          <w:rFonts w:cs="Times New Roman"/>
          <w:b/>
          <w:sz w:val="26"/>
          <w:szCs w:val="26"/>
        </w:rPr>
        <w:t xml:space="preserve">Nội dung chi tiết môn học </w:t>
      </w:r>
      <w:r w:rsidRPr="00EE75EB">
        <w:rPr>
          <w:rFonts w:cs="Times New Roman"/>
          <w:i/>
          <w:sz w:val="26"/>
          <w:szCs w:val="26"/>
        </w:rPr>
        <w:t>(</w:t>
      </w:r>
      <w:r w:rsidR="00527740" w:rsidRPr="00EE75EB">
        <w:rPr>
          <w:rFonts w:cs="Times New Roman"/>
          <w:i/>
          <w:sz w:val="26"/>
          <w:szCs w:val="26"/>
        </w:rPr>
        <w:t>chỉ dừng lại ở 3 lớp: C</w:t>
      </w:r>
      <w:r w:rsidRPr="00EE75EB">
        <w:rPr>
          <w:rFonts w:cs="Times New Roman"/>
          <w:i/>
          <w:sz w:val="26"/>
          <w:szCs w:val="26"/>
        </w:rPr>
        <w:t xml:space="preserve">hương, </w:t>
      </w:r>
      <w:r w:rsidR="00527740" w:rsidRPr="00EE75EB">
        <w:rPr>
          <w:rFonts w:cs="Times New Roman"/>
          <w:i/>
          <w:sz w:val="26"/>
          <w:szCs w:val="26"/>
        </w:rPr>
        <w:t>M</w:t>
      </w:r>
      <w:r w:rsidRPr="00EE75EB">
        <w:rPr>
          <w:rFonts w:cs="Times New Roman"/>
          <w:i/>
          <w:sz w:val="26"/>
          <w:szCs w:val="26"/>
        </w:rPr>
        <w:t>ục</w:t>
      </w:r>
      <w:r w:rsidR="00527740" w:rsidRPr="00EE75EB">
        <w:rPr>
          <w:rFonts w:cs="Times New Roman"/>
          <w:i/>
          <w:sz w:val="26"/>
          <w:szCs w:val="26"/>
        </w:rPr>
        <w:t xml:space="preserve"> và T</w:t>
      </w:r>
      <w:r w:rsidRPr="00EE75EB">
        <w:rPr>
          <w:rFonts w:cs="Times New Roman"/>
          <w:i/>
          <w:sz w:val="26"/>
          <w:szCs w:val="26"/>
        </w:rPr>
        <w:t>iểu mục)</w:t>
      </w:r>
    </w:p>
    <w:p w14:paraId="06173832" w14:textId="77777777" w:rsidR="002608A9" w:rsidRPr="00EE75EB" w:rsidRDefault="00AC35BD" w:rsidP="00EE75EB">
      <w:pPr>
        <w:pStyle w:val="TOC1"/>
      </w:pPr>
      <w:hyperlink w:anchor="_Toc436342463" w:history="1">
        <w:r w:rsidR="002608A9" w:rsidRPr="00EE75EB">
          <w:rPr>
            <w:rStyle w:val="Hyperlink"/>
            <w:b/>
            <w:color w:val="auto"/>
            <w:sz w:val="26"/>
            <w:szCs w:val="26"/>
            <w:u w:val="none"/>
          </w:rPr>
          <w:t>CHƯƠNG 1: TỔNG QUAN VỀ</w:t>
        </w:r>
      </w:hyperlink>
      <w:r w:rsidR="002608A9" w:rsidRPr="00EE75EB">
        <w:rPr>
          <w:rStyle w:val="Hyperlink"/>
          <w:b/>
          <w:color w:val="auto"/>
          <w:sz w:val="26"/>
          <w:szCs w:val="26"/>
          <w:u w:val="none"/>
        </w:rPr>
        <w:t xml:space="preserve"> ĐỒ HỌA GAME</w:t>
      </w:r>
    </w:p>
    <w:p w14:paraId="43D39361" w14:textId="77777777" w:rsidR="002608A9" w:rsidRPr="00EE75EB" w:rsidRDefault="002608A9" w:rsidP="00EE75EB">
      <w:pPr>
        <w:numPr>
          <w:ilvl w:val="1"/>
          <w:numId w:val="5"/>
        </w:numPr>
        <w:spacing w:before="0" w:after="0"/>
        <w:ind w:left="0" w:firstLine="0"/>
        <w:rPr>
          <w:rStyle w:val="Hyperlink"/>
          <w:rFonts w:cs="Times New Roman"/>
          <w:color w:val="auto"/>
          <w:sz w:val="26"/>
          <w:szCs w:val="26"/>
          <w:u w:val="none"/>
        </w:rPr>
      </w:pPr>
      <w:r w:rsidRPr="00EE75EB">
        <w:rPr>
          <w:rStyle w:val="Hyperlink"/>
          <w:rFonts w:cs="Times New Roman"/>
          <w:color w:val="auto"/>
          <w:sz w:val="26"/>
          <w:szCs w:val="26"/>
          <w:u w:val="none"/>
        </w:rPr>
        <w:t>Các thuật ngữ và các khái niệm cơ bản</w:t>
      </w:r>
    </w:p>
    <w:p w14:paraId="26C9D971" w14:textId="77777777" w:rsidR="002608A9" w:rsidRPr="00EE75EB" w:rsidRDefault="002608A9" w:rsidP="00EE75EB">
      <w:pPr>
        <w:numPr>
          <w:ilvl w:val="2"/>
          <w:numId w:val="5"/>
        </w:numPr>
        <w:spacing w:before="0" w:after="0"/>
        <w:rPr>
          <w:rStyle w:val="Hyperlink"/>
          <w:rFonts w:cs="Times New Roman"/>
          <w:color w:val="auto"/>
          <w:sz w:val="26"/>
          <w:szCs w:val="26"/>
          <w:u w:val="none"/>
        </w:rPr>
      </w:pPr>
      <w:r w:rsidRPr="00EE75EB">
        <w:rPr>
          <w:rStyle w:val="Hyperlink"/>
          <w:rFonts w:cs="Times New Roman"/>
          <w:color w:val="auto"/>
          <w:sz w:val="26"/>
          <w:szCs w:val="26"/>
          <w:u w:val="none"/>
        </w:rPr>
        <w:t xml:space="preserve"> Các khái niệm, định nghĩa</w:t>
      </w:r>
    </w:p>
    <w:p w14:paraId="28A7786D" w14:textId="77777777" w:rsidR="002608A9" w:rsidRPr="00EE75EB" w:rsidRDefault="002608A9" w:rsidP="00EE75EB">
      <w:pPr>
        <w:numPr>
          <w:ilvl w:val="2"/>
          <w:numId w:val="5"/>
        </w:numPr>
        <w:spacing w:before="0" w:after="0"/>
        <w:rPr>
          <w:rStyle w:val="Hyperlink"/>
          <w:rFonts w:cs="Times New Roman"/>
          <w:color w:val="auto"/>
          <w:sz w:val="26"/>
          <w:szCs w:val="26"/>
          <w:u w:val="none"/>
        </w:rPr>
      </w:pPr>
      <w:r w:rsidRPr="00EE75EB">
        <w:rPr>
          <w:rStyle w:val="Hyperlink"/>
          <w:rFonts w:cs="Times New Roman"/>
          <w:color w:val="auto"/>
          <w:sz w:val="26"/>
          <w:szCs w:val="26"/>
          <w:u w:val="none"/>
        </w:rPr>
        <w:t xml:space="preserve"> Bits và Bytes</w:t>
      </w:r>
    </w:p>
    <w:p w14:paraId="3BC3C62A" w14:textId="77777777" w:rsidR="002608A9" w:rsidRPr="00EE75EB" w:rsidRDefault="002608A9" w:rsidP="00EE75EB">
      <w:pPr>
        <w:numPr>
          <w:ilvl w:val="2"/>
          <w:numId w:val="5"/>
        </w:numPr>
        <w:spacing w:before="0" w:after="0"/>
        <w:rPr>
          <w:rStyle w:val="Hyperlink"/>
          <w:rFonts w:cs="Times New Roman"/>
          <w:color w:val="auto"/>
          <w:sz w:val="26"/>
          <w:szCs w:val="26"/>
          <w:u w:val="none"/>
        </w:rPr>
      </w:pPr>
      <w:r w:rsidRPr="00EE75EB">
        <w:rPr>
          <w:rStyle w:val="Hyperlink"/>
          <w:rFonts w:cs="Times New Roman"/>
          <w:color w:val="auto"/>
          <w:sz w:val="26"/>
          <w:szCs w:val="26"/>
          <w:u w:val="none"/>
        </w:rPr>
        <w:t xml:space="preserve"> Màu sắc và điểm ảnh</w:t>
      </w:r>
    </w:p>
    <w:p w14:paraId="6096078E" w14:textId="77777777" w:rsidR="002608A9" w:rsidRPr="00EE75EB" w:rsidRDefault="002608A9" w:rsidP="00EE75EB">
      <w:pPr>
        <w:numPr>
          <w:ilvl w:val="2"/>
          <w:numId w:val="5"/>
        </w:numPr>
        <w:spacing w:before="0" w:after="0"/>
        <w:rPr>
          <w:rStyle w:val="Hyperlink"/>
          <w:rFonts w:cs="Times New Roman"/>
          <w:color w:val="auto"/>
          <w:sz w:val="26"/>
          <w:szCs w:val="26"/>
          <w:u w:val="none"/>
        </w:rPr>
      </w:pPr>
      <w:r w:rsidRPr="00EE75EB">
        <w:rPr>
          <w:rStyle w:val="Hyperlink"/>
          <w:rFonts w:cs="Times New Roman"/>
          <w:color w:val="auto"/>
          <w:sz w:val="26"/>
          <w:szCs w:val="26"/>
          <w:u w:val="none"/>
        </w:rPr>
        <w:t xml:space="preserve"> Hình học cơ bản</w:t>
      </w:r>
    </w:p>
    <w:p w14:paraId="76ACCBAB" w14:textId="77777777" w:rsidR="002608A9" w:rsidRPr="00EE75EB" w:rsidRDefault="002608A9" w:rsidP="00EE75EB">
      <w:pPr>
        <w:numPr>
          <w:ilvl w:val="1"/>
          <w:numId w:val="5"/>
        </w:numPr>
        <w:spacing w:before="0" w:after="0"/>
        <w:ind w:left="0" w:firstLine="0"/>
        <w:rPr>
          <w:rStyle w:val="Hyperlink"/>
          <w:rFonts w:cs="Times New Roman"/>
          <w:color w:val="auto"/>
          <w:sz w:val="26"/>
          <w:szCs w:val="26"/>
          <w:u w:val="none"/>
        </w:rPr>
      </w:pPr>
      <w:r w:rsidRPr="00EE75EB">
        <w:rPr>
          <w:rStyle w:val="Hyperlink"/>
          <w:rFonts w:cs="Times New Roman"/>
          <w:color w:val="auto"/>
          <w:sz w:val="26"/>
          <w:szCs w:val="26"/>
          <w:u w:val="none"/>
        </w:rPr>
        <w:t>Đồ họa 2D</w:t>
      </w:r>
      <w:hyperlink w:anchor="_Toc436342465" w:history="1"/>
      <w:r w:rsidRPr="00EE75EB">
        <w:rPr>
          <w:rStyle w:val="Hyperlink"/>
          <w:rFonts w:cs="Times New Roman"/>
          <w:color w:val="auto"/>
          <w:sz w:val="26"/>
          <w:szCs w:val="26"/>
          <w:u w:val="none"/>
        </w:rPr>
        <w:t xml:space="preserve"> </w:t>
      </w:r>
    </w:p>
    <w:p w14:paraId="5E0E4D57" w14:textId="77777777" w:rsidR="002608A9" w:rsidRPr="00EE75EB" w:rsidRDefault="002608A9" w:rsidP="00EE75EB">
      <w:pPr>
        <w:numPr>
          <w:ilvl w:val="1"/>
          <w:numId w:val="5"/>
        </w:numPr>
        <w:spacing w:before="0" w:after="0"/>
        <w:ind w:left="0" w:firstLine="0"/>
        <w:rPr>
          <w:rStyle w:val="Hyperlink"/>
          <w:rFonts w:cs="Times New Roman"/>
          <w:color w:val="auto"/>
          <w:sz w:val="26"/>
          <w:szCs w:val="26"/>
          <w:u w:val="none"/>
        </w:rPr>
      </w:pPr>
      <w:r w:rsidRPr="00EE75EB">
        <w:rPr>
          <w:rStyle w:val="Hyperlink"/>
          <w:rFonts w:cs="Times New Roman"/>
          <w:color w:val="auto"/>
          <w:sz w:val="26"/>
          <w:szCs w:val="26"/>
          <w:u w:val="none"/>
        </w:rPr>
        <w:t>Đồ họa 3D</w:t>
      </w:r>
      <w:hyperlink w:anchor="_Toc436342466" w:history="1"/>
    </w:p>
    <w:p w14:paraId="65B9E3EF" w14:textId="77777777" w:rsidR="002608A9" w:rsidRPr="00EE75EB" w:rsidRDefault="002608A9" w:rsidP="00EE75EB">
      <w:pPr>
        <w:numPr>
          <w:ilvl w:val="1"/>
          <w:numId w:val="5"/>
        </w:numPr>
        <w:spacing w:before="0" w:after="0"/>
        <w:ind w:left="0" w:firstLine="0"/>
        <w:rPr>
          <w:rStyle w:val="Hyperlink"/>
          <w:rFonts w:cs="Times New Roman"/>
          <w:color w:val="auto"/>
          <w:sz w:val="26"/>
          <w:szCs w:val="26"/>
          <w:u w:val="none"/>
        </w:rPr>
      </w:pPr>
      <w:r w:rsidRPr="00EE75EB">
        <w:rPr>
          <w:rStyle w:val="Hyperlink"/>
          <w:rFonts w:cs="Times New Roman"/>
          <w:color w:val="auto"/>
          <w:sz w:val="26"/>
          <w:szCs w:val="26"/>
          <w:u w:val="none"/>
        </w:rPr>
        <w:t xml:space="preserve">Một số khái niệm toán học trong đồ họa </w:t>
      </w:r>
    </w:p>
    <w:p w14:paraId="276A4628" w14:textId="61DB9BFB" w:rsidR="002608A9" w:rsidRPr="00EE75EB" w:rsidRDefault="00AC35BD" w:rsidP="00EE75EB">
      <w:pPr>
        <w:pStyle w:val="TOC1"/>
        <w:rPr>
          <w:rStyle w:val="Hyperlink"/>
          <w:b/>
          <w:color w:val="auto"/>
          <w:sz w:val="26"/>
          <w:szCs w:val="26"/>
          <w:u w:val="none"/>
        </w:rPr>
      </w:pPr>
      <w:hyperlink w:anchor="_Toc436342482" w:history="1">
        <w:r w:rsidR="002608A9" w:rsidRPr="00EE75EB">
          <w:rPr>
            <w:rStyle w:val="Hyperlink"/>
            <w:b/>
            <w:color w:val="auto"/>
            <w:sz w:val="26"/>
            <w:szCs w:val="26"/>
            <w:u w:val="none"/>
          </w:rPr>
          <w:t>CHƯƠNG 2.</w:t>
        </w:r>
      </w:hyperlink>
      <w:r w:rsidR="002608A9" w:rsidRPr="00EE75EB">
        <w:rPr>
          <w:rStyle w:val="Hyperlink"/>
          <w:b/>
          <w:color w:val="auto"/>
          <w:sz w:val="26"/>
          <w:szCs w:val="26"/>
          <w:u w:val="none"/>
        </w:rPr>
        <w:t xml:space="preserve"> CÁC KỸ THUẬT </w:t>
      </w:r>
      <w:r w:rsidR="006D71FB">
        <w:rPr>
          <w:rStyle w:val="Hyperlink"/>
          <w:b/>
          <w:color w:val="auto"/>
          <w:sz w:val="26"/>
          <w:szCs w:val="26"/>
          <w:u w:val="none"/>
        </w:rPr>
        <w:t>KẾT XUẤT ĐỒ HỌA</w:t>
      </w:r>
      <w:r w:rsidR="0021320C">
        <w:rPr>
          <w:rStyle w:val="Hyperlink"/>
          <w:b/>
          <w:color w:val="auto"/>
          <w:sz w:val="26"/>
          <w:szCs w:val="26"/>
          <w:u w:val="none"/>
        </w:rPr>
        <w:t xml:space="preserve"> TRONG GAME</w:t>
      </w:r>
      <w:r w:rsidR="002608A9" w:rsidRPr="00EE75EB">
        <w:rPr>
          <w:rStyle w:val="Hyperlink"/>
          <w:b/>
          <w:color w:val="auto"/>
          <w:sz w:val="26"/>
          <w:szCs w:val="26"/>
          <w:u w:val="none"/>
        </w:rPr>
        <w:t xml:space="preserve"> </w:t>
      </w:r>
    </w:p>
    <w:p w14:paraId="33122973" w14:textId="7DFB4B32" w:rsidR="002608A9" w:rsidRPr="00EE75EB" w:rsidRDefault="002D0777" w:rsidP="00EE75EB">
      <w:pPr>
        <w:spacing w:before="0" w:after="0"/>
        <w:rPr>
          <w:rStyle w:val="Hyperlink"/>
          <w:rFonts w:cs="Times New Roman"/>
          <w:color w:val="auto"/>
          <w:sz w:val="26"/>
          <w:szCs w:val="26"/>
          <w:u w:val="none"/>
        </w:rPr>
      </w:pPr>
      <w:r w:rsidRPr="00EE75EB">
        <w:rPr>
          <w:rStyle w:val="Hyperlink"/>
          <w:rFonts w:cs="Times New Roman"/>
          <w:color w:val="auto"/>
          <w:sz w:val="26"/>
          <w:szCs w:val="26"/>
          <w:u w:val="none"/>
        </w:rPr>
        <w:t>2.1.</w:t>
      </w:r>
      <w:r w:rsidRPr="00EE75EB">
        <w:rPr>
          <w:rStyle w:val="Hyperlink"/>
          <w:rFonts w:cs="Times New Roman"/>
          <w:color w:val="auto"/>
          <w:sz w:val="26"/>
          <w:szCs w:val="26"/>
          <w:u w:val="none"/>
        </w:rPr>
        <w:tab/>
        <w:t>K</w:t>
      </w:r>
      <w:r w:rsidR="002608A9" w:rsidRPr="00EE75EB">
        <w:rPr>
          <w:rStyle w:val="Hyperlink"/>
          <w:rFonts w:cs="Times New Roman"/>
          <w:color w:val="auto"/>
          <w:sz w:val="26"/>
          <w:szCs w:val="26"/>
          <w:u w:val="none"/>
        </w:rPr>
        <w:t xml:space="preserve">ỹ thuật dò </w:t>
      </w:r>
      <w:proofErr w:type="gramStart"/>
      <w:r w:rsidR="002608A9" w:rsidRPr="00EE75EB">
        <w:rPr>
          <w:rStyle w:val="Hyperlink"/>
          <w:rFonts w:cs="Times New Roman"/>
          <w:color w:val="auto"/>
          <w:sz w:val="26"/>
          <w:szCs w:val="26"/>
          <w:u w:val="none"/>
        </w:rPr>
        <w:t>tia</w:t>
      </w:r>
      <w:proofErr w:type="gramEnd"/>
      <w:r w:rsidR="002608A9" w:rsidRPr="00EE75EB">
        <w:rPr>
          <w:rStyle w:val="Hyperlink"/>
          <w:rFonts w:cs="Times New Roman"/>
          <w:color w:val="auto"/>
          <w:sz w:val="26"/>
          <w:szCs w:val="26"/>
          <w:u w:val="none"/>
        </w:rPr>
        <w:t xml:space="preserve"> </w:t>
      </w:r>
      <w:r w:rsidRPr="00EE75EB">
        <w:rPr>
          <w:rStyle w:val="Hyperlink"/>
          <w:rFonts w:cs="Times New Roman"/>
          <w:color w:val="auto"/>
          <w:sz w:val="26"/>
          <w:szCs w:val="26"/>
          <w:u w:val="none"/>
        </w:rPr>
        <w:t>(</w:t>
      </w:r>
      <w:r w:rsidR="002608A9" w:rsidRPr="00EE75EB">
        <w:rPr>
          <w:rStyle w:val="Hyperlink"/>
          <w:rFonts w:cs="Times New Roman"/>
          <w:color w:val="auto"/>
          <w:sz w:val="26"/>
          <w:szCs w:val="26"/>
          <w:u w:val="none"/>
        </w:rPr>
        <w:t>Ray Tracing</w:t>
      </w:r>
      <w:r w:rsidRPr="00EE75EB">
        <w:rPr>
          <w:rStyle w:val="Hyperlink"/>
          <w:rFonts w:cs="Times New Roman"/>
          <w:color w:val="auto"/>
          <w:sz w:val="26"/>
          <w:szCs w:val="26"/>
          <w:u w:val="none"/>
        </w:rPr>
        <w:t>)</w:t>
      </w:r>
      <w:r w:rsidR="002608A9" w:rsidRPr="00EE75EB">
        <w:rPr>
          <w:rStyle w:val="Hyperlink"/>
          <w:rFonts w:cs="Times New Roman"/>
          <w:color w:val="auto"/>
          <w:sz w:val="26"/>
          <w:szCs w:val="26"/>
          <w:u w:val="none"/>
        </w:rPr>
        <w:t xml:space="preserve"> </w:t>
      </w:r>
    </w:p>
    <w:p w14:paraId="5ACCEE1A" w14:textId="77777777" w:rsidR="002608A9" w:rsidRPr="00EE75EB" w:rsidRDefault="002608A9" w:rsidP="00EE75EB">
      <w:pPr>
        <w:spacing w:before="0" w:after="0"/>
        <w:rPr>
          <w:rStyle w:val="Hyperlink"/>
          <w:rFonts w:cs="Times New Roman"/>
          <w:color w:val="auto"/>
          <w:sz w:val="26"/>
          <w:szCs w:val="26"/>
          <w:u w:val="none"/>
        </w:rPr>
      </w:pPr>
      <w:r w:rsidRPr="00EE75EB">
        <w:rPr>
          <w:rStyle w:val="Hyperlink"/>
          <w:rFonts w:cs="Times New Roman"/>
          <w:color w:val="auto"/>
          <w:sz w:val="26"/>
          <w:szCs w:val="26"/>
          <w:u w:val="none"/>
        </w:rPr>
        <w:tab/>
        <w:t>2.1.1.</w:t>
      </w:r>
      <w:r w:rsidRPr="00EE75EB">
        <w:rPr>
          <w:rStyle w:val="Hyperlink"/>
          <w:rFonts w:cs="Times New Roman"/>
          <w:color w:val="auto"/>
          <w:sz w:val="26"/>
          <w:szCs w:val="26"/>
          <w:u w:val="none"/>
        </w:rPr>
        <w:tab/>
        <w:t xml:space="preserve">Phương pháp dò </w:t>
      </w:r>
      <w:proofErr w:type="gramStart"/>
      <w:r w:rsidRPr="00EE75EB">
        <w:rPr>
          <w:rStyle w:val="Hyperlink"/>
          <w:rFonts w:cs="Times New Roman"/>
          <w:color w:val="auto"/>
          <w:sz w:val="26"/>
          <w:szCs w:val="26"/>
          <w:u w:val="none"/>
        </w:rPr>
        <w:t>tia</w:t>
      </w:r>
      <w:proofErr w:type="gramEnd"/>
      <w:r w:rsidRPr="00EE75EB">
        <w:rPr>
          <w:rStyle w:val="Hyperlink"/>
          <w:rFonts w:cs="Times New Roman"/>
          <w:color w:val="auto"/>
          <w:sz w:val="26"/>
          <w:szCs w:val="26"/>
          <w:u w:val="none"/>
        </w:rPr>
        <w:t xml:space="preserve"> trong đồ họa </w:t>
      </w:r>
    </w:p>
    <w:p w14:paraId="02D746AC" w14:textId="77777777" w:rsidR="002608A9" w:rsidRPr="00EE75EB" w:rsidRDefault="002608A9" w:rsidP="00EE75EB">
      <w:pPr>
        <w:spacing w:before="0" w:after="0"/>
        <w:rPr>
          <w:rStyle w:val="Hyperlink"/>
          <w:rFonts w:cs="Times New Roman"/>
          <w:color w:val="auto"/>
          <w:sz w:val="26"/>
          <w:szCs w:val="26"/>
          <w:u w:val="none"/>
        </w:rPr>
      </w:pPr>
      <w:r w:rsidRPr="00EE75EB">
        <w:rPr>
          <w:rStyle w:val="Hyperlink"/>
          <w:rFonts w:cs="Times New Roman"/>
          <w:color w:val="auto"/>
          <w:sz w:val="26"/>
          <w:szCs w:val="26"/>
          <w:u w:val="none"/>
        </w:rPr>
        <w:tab/>
        <w:t>2.1.2.</w:t>
      </w:r>
      <w:r w:rsidRPr="00EE75EB">
        <w:rPr>
          <w:rStyle w:val="Hyperlink"/>
          <w:rFonts w:cs="Times New Roman"/>
          <w:color w:val="auto"/>
          <w:sz w:val="26"/>
          <w:szCs w:val="26"/>
          <w:u w:val="none"/>
        </w:rPr>
        <w:tab/>
        <w:t xml:space="preserve">Các kỹ thuật dò </w:t>
      </w:r>
      <w:proofErr w:type="gramStart"/>
      <w:r w:rsidRPr="00EE75EB">
        <w:rPr>
          <w:rStyle w:val="Hyperlink"/>
          <w:rFonts w:cs="Times New Roman"/>
          <w:color w:val="auto"/>
          <w:sz w:val="26"/>
          <w:szCs w:val="26"/>
          <w:u w:val="none"/>
        </w:rPr>
        <w:t>tia</w:t>
      </w:r>
      <w:proofErr w:type="gramEnd"/>
      <w:r w:rsidRPr="00EE75EB">
        <w:rPr>
          <w:rStyle w:val="Hyperlink"/>
          <w:rFonts w:cs="Times New Roman"/>
          <w:color w:val="auto"/>
          <w:sz w:val="26"/>
          <w:szCs w:val="26"/>
          <w:u w:val="none"/>
        </w:rPr>
        <w:t xml:space="preserve"> nguyên thủy</w:t>
      </w:r>
    </w:p>
    <w:p w14:paraId="17BEE531" w14:textId="77777777" w:rsidR="002608A9" w:rsidRPr="00EE75EB" w:rsidRDefault="002608A9" w:rsidP="00EE75EB">
      <w:pPr>
        <w:spacing w:before="0" w:after="0"/>
        <w:ind w:firstLine="720"/>
        <w:rPr>
          <w:rStyle w:val="Hyperlink"/>
          <w:rFonts w:cs="Times New Roman"/>
          <w:color w:val="auto"/>
          <w:sz w:val="26"/>
          <w:szCs w:val="26"/>
          <w:u w:val="none"/>
        </w:rPr>
      </w:pPr>
      <w:r w:rsidRPr="00EE75EB">
        <w:rPr>
          <w:rStyle w:val="Hyperlink"/>
          <w:rFonts w:cs="Times New Roman"/>
          <w:color w:val="auto"/>
          <w:sz w:val="26"/>
          <w:szCs w:val="26"/>
          <w:u w:val="none"/>
        </w:rPr>
        <w:t>2.1.3.</w:t>
      </w:r>
      <w:r w:rsidRPr="00EE75EB">
        <w:rPr>
          <w:rStyle w:val="Hyperlink"/>
          <w:rFonts w:cs="Times New Roman"/>
          <w:color w:val="auto"/>
          <w:sz w:val="26"/>
          <w:szCs w:val="26"/>
          <w:u w:val="none"/>
        </w:rPr>
        <w:tab/>
        <w:t xml:space="preserve">Thực hiện dò </w:t>
      </w:r>
      <w:proofErr w:type="gramStart"/>
      <w:r w:rsidRPr="00EE75EB">
        <w:rPr>
          <w:rStyle w:val="Hyperlink"/>
          <w:rFonts w:cs="Times New Roman"/>
          <w:color w:val="auto"/>
          <w:sz w:val="26"/>
          <w:szCs w:val="26"/>
          <w:u w:val="none"/>
        </w:rPr>
        <w:t>tia</w:t>
      </w:r>
      <w:proofErr w:type="gramEnd"/>
    </w:p>
    <w:p w14:paraId="116B3ED4" w14:textId="77777777" w:rsidR="002608A9" w:rsidRPr="00EE75EB" w:rsidRDefault="002608A9" w:rsidP="00EE75EB">
      <w:pPr>
        <w:spacing w:before="0" w:after="0"/>
        <w:ind w:firstLine="720"/>
        <w:rPr>
          <w:rStyle w:val="Hyperlink"/>
          <w:rFonts w:cs="Times New Roman"/>
          <w:color w:val="auto"/>
          <w:sz w:val="26"/>
          <w:szCs w:val="26"/>
          <w:u w:val="none"/>
        </w:rPr>
      </w:pPr>
      <w:r w:rsidRPr="00EE75EB">
        <w:rPr>
          <w:rStyle w:val="Hyperlink"/>
          <w:rFonts w:cs="Times New Roman"/>
          <w:color w:val="auto"/>
          <w:sz w:val="26"/>
          <w:szCs w:val="26"/>
          <w:u w:val="none"/>
        </w:rPr>
        <w:t xml:space="preserve">2.1.4. </w:t>
      </w:r>
      <w:r w:rsidRPr="00EE75EB">
        <w:rPr>
          <w:rStyle w:val="Hyperlink"/>
          <w:rFonts w:cs="Times New Roman"/>
          <w:color w:val="auto"/>
          <w:sz w:val="26"/>
          <w:szCs w:val="26"/>
          <w:u w:val="none"/>
        </w:rPr>
        <w:tab/>
        <w:t xml:space="preserve">Dò </w:t>
      </w:r>
      <w:proofErr w:type="gramStart"/>
      <w:r w:rsidRPr="00EE75EB">
        <w:rPr>
          <w:rStyle w:val="Hyperlink"/>
          <w:rFonts w:cs="Times New Roman"/>
          <w:color w:val="auto"/>
          <w:sz w:val="26"/>
          <w:szCs w:val="26"/>
          <w:u w:val="none"/>
        </w:rPr>
        <w:t>tia</w:t>
      </w:r>
      <w:proofErr w:type="gramEnd"/>
      <w:r w:rsidRPr="00EE75EB">
        <w:rPr>
          <w:rStyle w:val="Hyperlink"/>
          <w:rFonts w:cs="Times New Roman"/>
          <w:color w:val="auto"/>
          <w:sz w:val="26"/>
          <w:szCs w:val="26"/>
          <w:u w:val="none"/>
        </w:rPr>
        <w:t xml:space="preserve"> theo thời gian thực</w:t>
      </w:r>
    </w:p>
    <w:p w14:paraId="5A561412" w14:textId="64A7FA4C" w:rsidR="002608A9" w:rsidRPr="00EE75EB" w:rsidRDefault="002608A9" w:rsidP="00EE75EB">
      <w:pPr>
        <w:spacing w:before="0" w:after="0"/>
        <w:rPr>
          <w:rStyle w:val="Hyperlink"/>
          <w:rFonts w:cs="Times New Roman"/>
          <w:color w:val="auto"/>
          <w:sz w:val="26"/>
          <w:szCs w:val="26"/>
          <w:u w:val="none"/>
        </w:rPr>
      </w:pPr>
      <w:r w:rsidRPr="00EE75EB">
        <w:rPr>
          <w:rStyle w:val="Hyperlink"/>
          <w:rFonts w:cs="Times New Roman"/>
          <w:color w:val="auto"/>
          <w:sz w:val="26"/>
          <w:szCs w:val="26"/>
          <w:u w:val="none"/>
        </w:rPr>
        <w:t>2.2.</w:t>
      </w:r>
      <w:r w:rsidRPr="00EE75EB">
        <w:rPr>
          <w:rStyle w:val="Hyperlink"/>
          <w:rFonts w:cs="Times New Roman"/>
          <w:color w:val="auto"/>
          <w:sz w:val="26"/>
          <w:szCs w:val="26"/>
          <w:u w:val="none"/>
        </w:rPr>
        <w:tab/>
      </w:r>
      <w:r w:rsidR="002D0777" w:rsidRPr="00EE75EB">
        <w:rPr>
          <w:rStyle w:val="Hyperlink"/>
          <w:rFonts w:cs="Times New Roman"/>
          <w:color w:val="auto"/>
          <w:sz w:val="26"/>
          <w:szCs w:val="26"/>
          <w:u w:val="none"/>
        </w:rPr>
        <w:t xml:space="preserve">Phương pháp </w:t>
      </w:r>
      <w:r w:rsidRPr="00EE75EB">
        <w:rPr>
          <w:rStyle w:val="Hyperlink"/>
          <w:rFonts w:cs="Times New Roman"/>
          <w:color w:val="auto"/>
          <w:sz w:val="26"/>
          <w:szCs w:val="26"/>
          <w:u w:val="none"/>
        </w:rPr>
        <w:t>Rastersization</w:t>
      </w:r>
    </w:p>
    <w:p w14:paraId="334CD433" w14:textId="3D18748A" w:rsidR="002608A9" w:rsidRPr="00EE75EB" w:rsidRDefault="00AC35BD" w:rsidP="00EE75EB">
      <w:pPr>
        <w:spacing w:before="0" w:after="0"/>
        <w:ind w:firstLine="720"/>
        <w:rPr>
          <w:rStyle w:val="Hyperlink"/>
          <w:rFonts w:cs="Times New Roman"/>
          <w:color w:val="auto"/>
          <w:sz w:val="26"/>
          <w:szCs w:val="26"/>
          <w:u w:val="none"/>
        </w:rPr>
      </w:pPr>
      <w:hyperlink w:anchor="_Toc436342484" w:history="1">
        <w:r w:rsidR="002608A9" w:rsidRPr="00EE75EB">
          <w:rPr>
            <w:rStyle w:val="Hyperlink"/>
            <w:rFonts w:cs="Times New Roman"/>
            <w:color w:val="auto"/>
            <w:sz w:val="26"/>
            <w:szCs w:val="26"/>
            <w:u w:val="none"/>
          </w:rPr>
          <w:t>2.2.1.</w:t>
        </w:r>
        <w:r w:rsidR="002608A9" w:rsidRPr="00EE75EB">
          <w:rPr>
            <w:rStyle w:val="Hyperlink"/>
            <w:rFonts w:cs="Times New Roman"/>
            <w:color w:val="auto"/>
            <w:sz w:val="26"/>
            <w:szCs w:val="26"/>
            <w:u w:val="none"/>
          </w:rPr>
          <w:tab/>
        </w:r>
        <w:r w:rsidR="002D0777" w:rsidRPr="00EE75EB">
          <w:rPr>
            <w:rStyle w:val="Hyperlink"/>
            <w:rFonts w:cs="Times New Roman"/>
            <w:color w:val="auto"/>
            <w:sz w:val="26"/>
            <w:szCs w:val="26"/>
            <w:u w:val="none"/>
          </w:rPr>
          <w:t>Khái niệm</w:t>
        </w:r>
        <w:r w:rsidR="002608A9" w:rsidRPr="00EE75EB">
          <w:rPr>
            <w:rStyle w:val="Hyperlink"/>
            <w:rFonts w:cs="Times New Roman"/>
            <w:color w:val="auto"/>
            <w:sz w:val="26"/>
            <w:szCs w:val="26"/>
            <w:u w:val="none"/>
          </w:rPr>
          <w:t xml:space="preserve"> </w:t>
        </w:r>
      </w:hyperlink>
    </w:p>
    <w:p w14:paraId="25758451" w14:textId="77777777" w:rsidR="002608A9" w:rsidRPr="00EE75EB" w:rsidRDefault="00AC35BD" w:rsidP="00EE75EB">
      <w:pPr>
        <w:spacing w:before="0" w:after="0"/>
        <w:ind w:firstLine="720"/>
        <w:rPr>
          <w:rStyle w:val="Hyperlink"/>
          <w:rFonts w:cs="Times New Roman"/>
          <w:color w:val="auto"/>
          <w:sz w:val="26"/>
          <w:szCs w:val="26"/>
          <w:u w:val="none"/>
        </w:rPr>
      </w:pPr>
      <w:hyperlink w:anchor="_Toc436342485" w:history="1">
        <w:r w:rsidR="002608A9" w:rsidRPr="00EE75EB">
          <w:rPr>
            <w:rStyle w:val="Hyperlink"/>
            <w:rFonts w:cs="Times New Roman"/>
            <w:color w:val="auto"/>
            <w:sz w:val="26"/>
            <w:szCs w:val="26"/>
            <w:u w:val="none"/>
          </w:rPr>
          <w:t>2.2.2.</w:t>
        </w:r>
        <w:r w:rsidR="002608A9" w:rsidRPr="00EE75EB">
          <w:rPr>
            <w:rStyle w:val="Hyperlink"/>
            <w:rFonts w:cs="Times New Roman"/>
            <w:color w:val="auto"/>
            <w:sz w:val="26"/>
            <w:szCs w:val="26"/>
            <w:u w:val="none"/>
          </w:rPr>
          <w:tab/>
        </w:r>
      </w:hyperlink>
      <w:r w:rsidR="002608A9" w:rsidRPr="00EE75EB">
        <w:rPr>
          <w:rStyle w:val="Hyperlink"/>
          <w:rFonts w:cs="Times New Roman"/>
          <w:color w:val="auto"/>
          <w:sz w:val="26"/>
          <w:szCs w:val="26"/>
          <w:u w:val="none"/>
        </w:rPr>
        <w:t xml:space="preserve">Rasterizing nguyên thủy </w:t>
      </w:r>
    </w:p>
    <w:p w14:paraId="2861DE76" w14:textId="2AAEF10D" w:rsidR="002608A9" w:rsidRPr="00EE75EB" w:rsidRDefault="00AC35BD" w:rsidP="00EE75EB">
      <w:pPr>
        <w:spacing w:before="0" w:after="0"/>
        <w:ind w:firstLine="720"/>
        <w:rPr>
          <w:rStyle w:val="Hyperlink"/>
          <w:rFonts w:cs="Times New Roman"/>
          <w:color w:val="auto"/>
          <w:sz w:val="26"/>
          <w:szCs w:val="26"/>
          <w:u w:val="none"/>
        </w:rPr>
      </w:pPr>
      <w:hyperlink w:anchor="_Toc436342486" w:history="1">
        <w:r w:rsidR="002608A9" w:rsidRPr="00EE75EB">
          <w:rPr>
            <w:rStyle w:val="Hyperlink"/>
            <w:rFonts w:cs="Times New Roman"/>
            <w:color w:val="auto"/>
            <w:sz w:val="26"/>
            <w:szCs w:val="26"/>
            <w:u w:val="none"/>
          </w:rPr>
          <w:t>2.2.3.</w:t>
        </w:r>
        <w:r w:rsidR="002608A9" w:rsidRPr="00EE75EB">
          <w:rPr>
            <w:rStyle w:val="Hyperlink"/>
            <w:rFonts w:cs="Times New Roman"/>
            <w:color w:val="auto"/>
            <w:sz w:val="26"/>
            <w:szCs w:val="26"/>
            <w:u w:val="none"/>
          </w:rPr>
          <w:tab/>
        </w:r>
      </w:hyperlink>
      <w:r w:rsidR="002608A9" w:rsidRPr="00EE75EB">
        <w:rPr>
          <w:rStyle w:val="Hyperlink"/>
          <w:rFonts w:cs="Times New Roman"/>
          <w:color w:val="auto"/>
          <w:sz w:val="26"/>
          <w:szCs w:val="26"/>
          <w:u w:val="none"/>
        </w:rPr>
        <w:t>OPENGL</w:t>
      </w:r>
    </w:p>
    <w:p w14:paraId="10C8998F" w14:textId="2DC0E610" w:rsidR="006D71FB" w:rsidRDefault="00AC35BD" w:rsidP="006D71FB">
      <w:pPr>
        <w:spacing w:before="0" w:after="0"/>
        <w:ind w:firstLine="720"/>
        <w:rPr>
          <w:rStyle w:val="Hyperlink"/>
          <w:rFonts w:cs="Times New Roman"/>
          <w:color w:val="auto"/>
          <w:sz w:val="26"/>
          <w:szCs w:val="26"/>
          <w:u w:val="none"/>
        </w:rPr>
      </w:pPr>
      <w:hyperlink w:anchor="_Toc436342487" w:history="1">
        <w:r w:rsidR="002608A9" w:rsidRPr="00EE75EB">
          <w:rPr>
            <w:rStyle w:val="Hyperlink"/>
            <w:rFonts w:cs="Times New Roman"/>
            <w:color w:val="auto"/>
            <w:sz w:val="26"/>
            <w:szCs w:val="26"/>
            <w:u w:val="none"/>
          </w:rPr>
          <w:t>2.2.4.</w:t>
        </w:r>
        <w:r w:rsidR="002608A9" w:rsidRPr="00EE75EB">
          <w:rPr>
            <w:rStyle w:val="Hyperlink"/>
            <w:rFonts w:cs="Times New Roman"/>
            <w:color w:val="auto"/>
            <w:sz w:val="26"/>
            <w:szCs w:val="26"/>
            <w:u w:val="none"/>
          </w:rPr>
          <w:tab/>
        </w:r>
      </w:hyperlink>
      <w:r w:rsidR="002608A9" w:rsidRPr="00EE75EB">
        <w:rPr>
          <w:rStyle w:val="Hyperlink"/>
          <w:rFonts w:cs="Times New Roman"/>
          <w:color w:val="auto"/>
          <w:sz w:val="26"/>
          <w:szCs w:val="26"/>
          <w:u w:val="none"/>
        </w:rPr>
        <w:t>Direct3D</w:t>
      </w:r>
    </w:p>
    <w:p w14:paraId="510E686F" w14:textId="6C0D1145" w:rsidR="002608A9" w:rsidRPr="00EE75EB" w:rsidRDefault="00AC35BD" w:rsidP="00EE75EB">
      <w:pPr>
        <w:pStyle w:val="TOC1"/>
        <w:rPr>
          <w:rStyle w:val="Hyperlink"/>
          <w:b/>
          <w:color w:val="auto"/>
          <w:sz w:val="26"/>
          <w:szCs w:val="26"/>
          <w:u w:val="none"/>
        </w:rPr>
      </w:pPr>
      <w:hyperlink w:anchor="_Toc436342482" w:history="1">
        <w:r w:rsidR="002608A9" w:rsidRPr="00EE75EB">
          <w:rPr>
            <w:rStyle w:val="Hyperlink"/>
            <w:b/>
            <w:color w:val="auto"/>
            <w:sz w:val="26"/>
            <w:szCs w:val="26"/>
            <w:u w:val="none"/>
          </w:rPr>
          <w:t>CHƯƠNG 3.</w:t>
        </w:r>
      </w:hyperlink>
      <w:r w:rsidR="002608A9" w:rsidRPr="00EE75EB">
        <w:rPr>
          <w:rStyle w:val="Hyperlink"/>
          <w:b/>
          <w:color w:val="auto"/>
          <w:sz w:val="26"/>
          <w:szCs w:val="26"/>
          <w:u w:val="none"/>
        </w:rPr>
        <w:t xml:space="preserve"> </w:t>
      </w:r>
      <w:r w:rsidR="00E9741B">
        <w:rPr>
          <w:rStyle w:val="Hyperlink"/>
          <w:b/>
          <w:color w:val="auto"/>
          <w:sz w:val="26"/>
          <w:szCs w:val="26"/>
          <w:u w:val="none"/>
        </w:rPr>
        <w:t>CHIẾU SÁNG, ĐỔ BÓNG VÀ VẬT LIỆU</w:t>
      </w:r>
    </w:p>
    <w:p w14:paraId="30C950AD" w14:textId="1006CDF6" w:rsidR="002608A9" w:rsidRDefault="002608A9" w:rsidP="00EE75EB">
      <w:pPr>
        <w:spacing w:before="0" w:after="0"/>
        <w:rPr>
          <w:rStyle w:val="Hyperlink"/>
          <w:rFonts w:cs="Times New Roman"/>
          <w:color w:val="auto"/>
          <w:sz w:val="26"/>
          <w:szCs w:val="26"/>
          <w:u w:val="none"/>
        </w:rPr>
      </w:pPr>
      <w:r w:rsidRPr="00EE75EB">
        <w:rPr>
          <w:rFonts w:cs="Times New Roman"/>
          <w:sz w:val="26"/>
          <w:szCs w:val="26"/>
        </w:rPr>
        <w:t>3.1.</w:t>
      </w:r>
      <w:r w:rsidRPr="00EE75EB">
        <w:rPr>
          <w:rFonts w:cs="Times New Roman"/>
          <w:sz w:val="26"/>
          <w:szCs w:val="26"/>
        </w:rPr>
        <w:tab/>
      </w:r>
      <w:r w:rsidR="0021320C">
        <w:rPr>
          <w:rStyle w:val="Hyperlink"/>
          <w:rFonts w:cs="Times New Roman"/>
          <w:color w:val="auto"/>
          <w:sz w:val="26"/>
          <w:szCs w:val="26"/>
          <w:u w:val="none"/>
        </w:rPr>
        <w:t>Hiệu ứng chiếu sáng</w:t>
      </w:r>
      <w:r w:rsidRPr="00EE75EB">
        <w:rPr>
          <w:rStyle w:val="Hyperlink"/>
          <w:rFonts w:cs="Times New Roman"/>
          <w:color w:val="auto"/>
          <w:sz w:val="26"/>
          <w:szCs w:val="26"/>
          <w:u w:val="none"/>
        </w:rPr>
        <w:t xml:space="preserve"> và vật liệu</w:t>
      </w:r>
    </w:p>
    <w:p w14:paraId="2B23B1A6" w14:textId="6C802261" w:rsidR="00450912" w:rsidRDefault="00450912" w:rsidP="00F53E21">
      <w:pPr>
        <w:spacing w:before="0" w:after="0"/>
        <w:ind w:firstLine="720"/>
        <w:rPr>
          <w:rStyle w:val="Hyperlink"/>
          <w:rFonts w:cs="Times New Roman"/>
          <w:color w:val="auto"/>
          <w:sz w:val="26"/>
          <w:szCs w:val="26"/>
          <w:u w:val="none"/>
        </w:rPr>
      </w:pPr>
      <w:r>
        <w:rPr>
          <w:rStyle w:val="Hyperlink"/>
          <w:rFonts w:cs="Times New Roman"/>
          <w:color w:val="auto"/>
          <w:sz w:val="26"/>
          <w:szCs w:val="26"/>
          <w:u w:val="none"/>
        </w:rPr>
        <w:t>3.1.1.</w:t>
      </w:r>
      <w:r>
        <w:rPr>
          <w:rStyle w:val="Hyperlink"/>
          <w:rFonts w:cs="Times New Roman"/>
          <w:color w:val="auto"/>
          <w:sz w:val="26"/>
          <w:szCs w:val="26"/>
          <w:u w:val="none"/>
        </w:rPr>
        <w:tab/>
        <w:t>Mô hình chiếu sáng</w:t>
      </w:r>
    </w:p>
    <w:p w14:paraId="0AB3CDF1" w14:textId="42DA68D5" w:rsidR="00450912" w:rsidRDefault="00450912" w:rsidP="00F53E21">
      <w:pPr>
        <w:spacing w:before="0" w:after="0"/>
        <w:ind w:firstLine="720"/>
        <w:rPr>
          <w:rStyle w:val="Hyperlink"/>
          <w:rFonts w:cs="Times New Roman"/>
          <w:color w:val="auto"/>
          <w:sz w:val="26"/>
          <w:szCs w:val="26"/>
          <w:u w:val="none"/>
        </w:rPr>
      </w:pPr>
      <w:r>
        <w:rPr>
          <w:rStyle w:val="Hyperlink"/>
          <w:rFonts w:cs="Times New Roman"/>
          <w:color w:val="auto"/>
          <w:sz w:val="26"/>
          <w:szCs w:val="26"/>
          <w:u w:val="none"/>
        </w:rPr>
        <w:t>3.1.2.</w:t>
      </w:r>
      <w:r>
        <w:rPr>
          <w:rStyle w:val="Hyperlink"/>
          <w:rFonts w:cs="Times New Roman"/>
          <w:color w:val="auto"/>
          <w:sz w:val="26"/>
          <w:szCs w:val="26"/>
          <w:u w:val="none"/>
        </w:rPr>
        <w:tab/>
        <w:t>Một số loại vật liệu</w:t>
      </w:r>
    </w:p>
    <w:p w14:paraId="0C9FF00A" w14:textId="49075B9F" w:rsidR="00450912" w:rsidRPr="00EE75EB" w:rsidRDefault="00450912" w:rsidP="00F53E21">
      <w:pPr>
        <w:spacing w:before="0" w:after="0"/>
        <w:ind w:firstLine="720"/>
        <w:rPr>
          <w:rFonts w:cs="Times New Roman"/>
          <w:sz w:val="26"/>
          <w:szCs w:val="26"/>
        </w:rPr>
      </w:pPr>
      <w:r>
        <w:rPr>
          <w:rStyle w:val="Hyperlink"/>
          <w:rFonts w:cs="Times New Roman"/>
          <w:color w:val="auto"/>
          <w:sz w:val="26"/>
          <w:szCs w:val="26"/>
          <w:u w:val="none"/>
        </w:rPr>
        <w:t>3.1.3.</w:t>
      </w:r>
      <w:r>
        <w:rPr>
          <w:rStyle w:val="Hyperlink"/>
          <w:rFonts w:cs="Times New Roman"/>
          <w:color w:val="auto"/>
          <w:sz w:val="26"/>
          <w:szCs w:val="26"/>
          <w:u w:val="none"/>
        </w:rPr>
        <w:tab/>
        <w:t>Hiệu ứng phản xạ và khúc xạ ánh sáng</w:t>
      </w:r>
    </w:p>
    <w:p w14:paraId="1CC7FE60" w14:textId="00C0AE18" w:rsidR="0021320C" w:rsidRDefault="0021320C" w:rsidP="00EE75EB">
      <w:pPr>
        <w:spacing w:before="0" w:after="0"/>
        <w:rPr>
          <w:rStyle w:val="Hyperlink"/>
          <w:rFonts w:cs="Times New Roman"/>
          <w:color w:val="auto"/>
          <w:sz w:val="26"/>
          <w:szCs w:val="26"/>
          <w:u w:val="none"/>
        </w:rPr>
      </w:pPr>
    </w:p>
    <w:p w14:paraId="0636FE75" w14:textId="23579301" w:rsidR="0021320C" w:rsidRDefault="0021320C" w:rsidP="00EE75EB">
      <w:pPr>
        <w:spacing w:before="0" w:after="0"/>
        <w:rPr>
          <w:rStyle w:val="Hyperlink"/>
          <w:rFonts w:cs="Times New Roman"/>
          <w:color w:val="auto"/>
          <w:sz w:val="26"/>
          <w:szCs w:val="26"/>
          <w:u w:val="none"/>
        </w:rPr>
      </w:pPr>
      <w:r>
        <w:rPr>
          <w:rStyle w:val="Hyperlink"/>
          <w:rFonts w:cs="Times New Roman"/>
          <w:color w:val="auto"/>
          <w:sz w:val="26"/>
          <w:szCs w:val="26"/>
          <w:u w:val="none"/>
        </w:rPr>
        <w:t>3.2.</w:t>
      </w:r>
      <w:r>
        <w:rPr>
          <w:rStyle w:val="Hyperlink"/>
          <w:rFonts w:cs="Times New Roman"/>
          <w:color w:val="auto"/>
          <w:sz w:val="26"/>
          <w:szCs w:val="26"/>
          <w:u w:val="none"/>
        </w:rPr>
        <w:tab/>
        <w:t>Hiệu ứng đổ bóng</w:t>
      </w:r>
    </w:p>
    <w:p w14:paraId="2C00D97A" w14:textId="7D9DA759" w:rsidR="0021320C" w:rsidRDefault="0021320C" w:rsidP="00EE75EB">
      <w:pPr>
        <w:spacing w:before="0" w:after="0"/>
        <w:rPr>
          <w:rStyle w:val="Hyperlink"/>
          <w:rFonts w:cs="Times New Roman"/>
          <w:color w:val="auto"/>
          <w:sz w:val="26"/>
          <w:szCs w:val="26"/>
          <w:u w:val="none"/>
        </w:rPr>
      </w:pPr>
      <w:r>
        <w:rPr>
          <w:rStyle w:val="Hyperlink"/>
          <w:rFonts w:cs="Times New Roman"/>
          <w:color w:val="auto"/>
          <w:sz w:val="26"/>
          <w:szCs w:val="26"/>
          <w:u w:val="none"/>
        </w:rPr>
        <w:tab/>
        <w:t>3.2.1. Bóng trong đồ họa</w:t>
      </w:r>
    </w:p>
    <w:p w14:paraId="242A0595" w14:textId="4062F838" w:rsidR="0021320C" w:rsidRDefault="0021320C" w:rsidP="00EE75EB">
      <w:pPr>
        <w:spacing w:before="0" w:after="0"/>
        <w:rPr>
          <w:rStyle w:val="Hyperlink"/>
          <w:rFonts w:cs="Times New Roman"/>
          <w:color w:val="auto"/>
          <w:sz w:val="26"/>
          <w:szCs w:val="26"/>
          <w:u w:val="none"/>
        </w:rPr>
      </w:pPr>
      <w:r>
        <w:rPr>
          <w:rStyle w:val="Hyperlink"/>
          <w:rFonts w:cs="Times New Roman"/>
          <w:color w:val="auto"/>
          <w:sz w:val="26"/>
          <w:szCs w:val="26"/>
          <w:u w:val="none"/>
        </w:rPr>
        <w:tab/>
        <w:t>3.2.2. Phân loại bóng</w:t>
      </w:r>
    </w:p>
    <w:p w14:paraId="2FD955A9" w14:textId="526FD665" w:rsidR="0021320C" w:rsidRPr="00EE75EB" w:rsidRDefault="0021320C" w:rsidP="00EE75EB">
      <w:pPr>
        <w:spacing w:before="0" w:after="0"/>
        <w:rPr>
          <w:rStyle w:val="Hyperlink"/>
          <w:rFonts w:cs="Times New Roman"/>
          <w:color w:val="auto"/>
          <w:sz w:val="26"/>
          <w:szCs w:val="26"/>
          <w:u w:val="none"/>
        </w:rPr>
      </w:pPr>
      <w:r>
        <w:rPr>
          <w:rStyle w:val="Hyperlink"/>
          <w:rFonts w:cs="Times New Roman"/>
          <w:color w:val="auto"/>
          <w:sz w:val="26"/>
          <w:szCs w:val="26"/>
          <w:u w:val="none"/>
        </w:rPr>
        <w:t xml:space="preserve">3.3. </w:t>
      </w:r>
      <w:r w:rsidR="001A142A">
        <w:rPr>
          <w:rStyle w:val="Hyperlink"/>
          <w:rFonts w:cs="Times New Roman"/>
          <w:color w:val="auto"/>
          <w:sz w:val="26"/>
          <w:szCs w:val="26"/>
          <w:u w:val="none"/>
        </w:rPr>
        <w:t>Texture Mapping và UV</w:t>
      </w:r>
    </w:p>
    <w:p w14:paraId="58732797" w14:textId="12500C7C" w:rsidR="002608A9" w:rsidRPr="00EE75EB" w:rsidRDefault="002608A9" w:rsidP="00EE75EB">
      <w:pPr>
        <w:spacing w:before="0" w:after="0"/>
        <w:rPr>
          <w:rStyle w:val="Hyperlink"/>
          <w:rFonts w:cs="Times New Roman"/>
          <w:color w:val="auto"/>
          <w:sz w:val="26"/>
          <w:szCs w:val="26"/>
          <w:u w:val="none"/>
        </w:rPr>
      </w:pPr>
      <w:r w:rsidRPr="00EE75EB">
        <w:rPr>
          <w:rStyle w:val="Hyperlink"/>
          <w:rFonts w:cs="Times New Roman"/>
          <w:color w:val="auto"/>
          <w:sz w:val="26"/>
          <w:szCs w:val="26"/>
          <w:u w:val="none"/>
        </w:rPr>
        <w:t>3.</w:t>
      </w:r>
      <w:r w:rsidR="00450912">
        <w:rPr>
          <w:rStyle w:val="Hyperlink"/>
          <w:rFonts w:cs="Times New Roman"/>
          <w:color w:val="auto"/>
          <w:sz w:val="26"/>
          <w:szCs w:val="26"/>
          <w:u w:val="none"/>
        </w:rPr>
        <w:t>4</w:t>
      </w:r>
      <w:r w:rsidRPr="00EE75EB">
        <w:rPr>
          <w:rStyle w:val="Hyperlink"/>
          <w:rFonts w:cs="Times New Roman"/>
          <w:color w:val="auto"/>
          <w:sz w:val="26"/>
          <w:szCs w:val="26"/>
          <w:u w:val="none"/>
        </w:rPr>
        <w:t>.</w:t>
      </w:r>
      <w:r w:rsidRPr="00EE75EB">
        <w:rPr>
          <w:rStyle w:val="Hyperlink"/>
          <w:rFonts w:cs="Times New Roman"/>
          <w:color w:val="auto"/>
          <w:sz w:val="26"/>
          <w:szCs w:val="26"/>
          <w:u w:val="none"/>
        </w:rPr>
        <w:tab/>
        <w:t>Công nghệ chiếu sáng tổng thể</w:t>
      </w:r>
    </w:p>
    <w:p w14:paraId="221ADF94" w14:textId="77777777" w:rsidR="00450912" w:rsidRPr="00EE75EB" w:rsidRDefault="00450912" w:rsidP="00450912">
      <w:pPr>
        <w:pStyle w:val="TOC1"/>
      </w:pPr>
      <w:r>
        <w:rPr>
          <w:rStyle w:val="Hyperlink"/>
          <w:b/>
          <w:color w:val="auto"/>
          <w:sz w:val="26"/>
          <w:szCs w:val="26"/>
          <w:u w:val="none"/>
        </w:rPr>
        <w:t>CHƯƠNG 4</w:t>
      </w:r>
      <w:r w:rsidRPr="00EE75EB">
        <w:rPr>
          <w:rStyle w:val="Hyperlink"/>
          <w:b/>
          <w:color w:val="auto"/>
          <w:sz w:val="26"/>
          <w:szCs w:val="26"/>
          <w:u w:val="none"/>
        </w:rPr>
        <w:t xml:space="preserve">. </w:t>
      </w:r>
      <w:r>
        <w:rPr>
          <w:rStyle w:val="Hyperlink"/>
          <w:b/>
          <w:bCs/>
          <w:color w:val="auto"/>
          <w:sz w:val="26"/>
          <w:szCs w:val="26"/>
          <w:u w:val="none"/>
        </w:rPr>
        <w:t>PHƯƠNG PHÁP LẬP TRÌNH SHADER</w:t>
      </w:r>
    </w:p>
    <w:p w14:paraId="7C000458" w14:textId="77777777" w:rsidR="00450912" w:rsidRPr="00EE75EB" w:rsidRDefault="00450912" w:rsidP="00450912">
      <w:pPr>
        <w:spacing w:before="0" w:after="0"/>
        <w:rPr>
          <w:rStyle w:val="Hyperlink"/>
          <w:rFonts w:cs="Times New Roman"/>
          <w:color w:val="auto"/>
          <w:sz w:val="26"/>
          <w:szCs w:val="26"/>
          <w:u w:val="none"/>
        </w:rPr>
      </w:pPr>
      <w:hyperlink w:anchor="_Toc436342501" w:history="1">
        <w:r w:rsidRPr="00EE75EB">
          <w:rPr>
            <w:rStyle w:val="Hyperlink"/>
            <w:rFonts w:cs="Times New Roman"/>
            <w:color w:val="auto"/>
            <w:sz w:val="26"/>
            <w:szCs w:val="26"/>
            <w:u w:val="none"/>
          </w:rPr>
          <w:t>4.1.</w:t>
        </w:r>
        <w:r w:rsidRPr="00EE75EB">
          <w:rPr>
            <w:rStyle w:val="Hyperlink"/>
            <w:rFonts w:cs="Times New Roman"/>
            <w:color w:val="auto"/>
            <w:sz w:val="26"/>
            <w:szCs w:val="26"/>
            <w:u w:val="none"/>
          </w:rPr>
          <w:tab/>
        </w:r>
      </w:hyperlink>
      <w:r w:rsidRPr="008158CC">
        <w:rPr>
          <w:sz w:val="26"/>
          <w:szCs w:val="26"/>
        </w:rPr>
        <w:t xml:space="preserve">Phân </w:t>
      </w:r>
      <w:r w:rsidRPr="008158CC">
        <w:rPr>
          <w:rStyle w:val="Hyperlink"/>
          <w:rFonts w:cs="Times New Roman"/>
          <w:color w:val="auto"/>
          <w:sz w:val="26"/>
          <w:szCs w:val="26"/>
          <w:u w:val="none"/>
        </w:rPr>
        <w:t>loại</w:t>
      </w:r>
      <w:r>
        <w:rPr>
          <w:rStyle w:val="Hyperlink"/>
          <w:rFonts w:cs="Times New Roman"/>
          <w:color w:val="auto"/>
          <w:sz w:val="26"/>
          <w:szCs w:val="26"/>
          <w:u w:val="none"/>
        </w:rPr>
        <w:t xml:space="preserve"> Shader trong đồ họa</w:t>
      </w:r>
    </w:p>
    <w:p w14:paraId="27B3A8C8" w14:textId="77777777" w:rsidR="00450912" w:rsidRPr="00EE75EB" w:rsidRDefault="00450912" w:rsidP="00450912">
      <w:pPr>
        <w:pStyle w:val="ListParagraph"/>
        <w:spacing w:before="0" w:after="0"/>
        <w:rPr>
          <w:rStyle w:val="Hyperlink"/>
          <w:rFonts w:cs="Times New Roman"/>
          <w:color w:val="auto"/>
          <w:sz w:val="26"/>
          <w:szCs w:val="26"/>
          <w:u w:val="none"/>
        </w:rPr>
      </w:pPr>
      <w:r w:rsidRPr="008158CC">
        <w:rPr>
          <w:sz w:val="26"/>
          <w:szCs w:val="26"/>
        </w:rPr>
        <w:t>4.1.1.</w:t>
      </w:r>
      <w:r w:rsidRPr="008158CC">
        <w:rPr>
          <w:sz w:val="26"/>
          <w:szCs w:val="26"/>
        </w:rPr>
        <w:tab/>
      </w:r>
      <w:r>
        <w:rPr>
          <w:sz w:val="26"/>
          <w:szCs w:val="26"/>
        </w:rPr>
        <w:t>Vertex</w:t>
      </w:r>
      <w:r>
        <w:rPr>
          <w:rStyle w:val="Hyperlink"/>
          <w:rFonts w:cs="Times New Roman"/>
          <w:color w:val="auto"/>
          <w:sz w:val="26"/>
          <w:szCs w:val="26"/>
          <w:u w:val="none"/>
        </w:rPr>
        <w:t xml:space="preserve"> Shader</w:t>
      </w:r>
    </w:p>
    <w:p w14:paraId="325EC5D1" w14:textId="77777777" w:rsidR="00450912" w:rsidRPr="00EE75EB" w:rsidRDefault="00450912" w:rsidP="00450912">
      <w:pPr>
        <w:pStyle w:val="ListParagraph"/>
        <w:spacing w:before="0" w:after="0"/>
        <w:rPr>
          <w:rStyle w:val="Hyperlink"/>
          <w:rFonts w:cs="Times New Roman"/>
          <w:color w:val="auto"/>
          <w:sz w:val="26"/>
          <w:szCs w:val="26"/>
          <w:u w:val="none"/>
        </w:rPr>
      </w:pPr>
      <w:hyperlink w:anchor="_Toc436342504" w:history="1">
        <w:r>
          <w:rPr>
            <w:rStyle w:val="Hyperlink"/>
            <w:rFonts w:cs="Times New Roman"/>
            <w:color w:val="auto"/>
            <w:sz w:val="26"/>
            <w:szCs w:val="26"/>
            <w:u w:val="none"/>
          </w:rPr>
          <w:t>4.1.2.</w:t>
        </w:r>
        <w:r>
          <w:rPr>
            <w:rStyle w:val="Hyperlink"/>
            <w:rFonts w:cs="Times New Roman"/>
            <w:color w:val="auto"/>
            <w:sz w:val="26"/>
            <w:szCs w:val="26"/>
            <w:u w:val="none"/>
          </w:rPr>
          <w:tab/>
        </w:r>
        <w:r>
          <w:rPr>
            <w:sz w:val="26"/>
            <w:szCs w:val="26"/>
          </w:rPr>
          <w:t>Geometry</w:t>
        </w:r>
        <w:r>
          <w:rPr>
            <w:rStyle w:val="Hyperlink"/>
            <w:rFonts w:cs="Times New Roman"/>
            <w:color w:val="auto"/>
            <w:sz w:val="26"/>
            <w:szCs w:val="26"/>
            <w:u w:val="none"/>
          </w:rPr>
          <w:t xml:space="preserve"> Shader </w:t>
        </w:r>
      </w:hyperlink>
      <w:r w:rsidRPr="00EE75EB">
        <w:rPr>
          <w:rStyle w:val="Hyperlink"/>
          <w:rFonts w:cs="Times New Roman"/>
          <w:color w:val="auto"/>
          <w:sz w:val="26"/>
          <w:szCs w:val="26"/>
          <w:u w:val="none"/>
        </w:rPr>
        <w:t xml:space="preserve"> </w:t>
      </w:r>
    </w:p>
    <w:p w14:paraId="78D7AF80" w14:textId="77777777" w:rsidR="00450912" w:rsidRDefault="00450912" w:rsidP="00450912">
      <w:pPr>
        <w:pStyle w:val="ListParagraph"/>
        <w:spacing w:before="0" w:after="0"/>
        <w:rPr>
          <w:rStyle w:val="Hyperlink"/>
          <w:rFonts w:cs="Times New Roman"/>
          <w:color w:val="auto"/>
          <w:sz w:val="26"/>
          <w:szCs w:val="26"/>
          <w:u w:val="none"/>
        </w:rPr>
      </w:pPr>
      <w:hyperlink w:anchor="_Toc436342505" w:history="1">
        <w:r w:rsidRPr="00EE75EB">
          <w:rPr>
            <w:rStyle w:val="Hyperlink"/>
            <w:rFonts w:cs="Times New Roman"/>
            <w:color w:val="auto"/>
            <w:sz w:val="26"/>
            <w:szCs w:val="26"/>
            <w:u w:val="none"/>
          </w:rPr>
          <w:t>4.1.3.</w:t>
        </w:r>
        <w:r w:rsidRPr="00EE75EB">
          <w:rPr>
            <w:rStyle w:val="Hyperlink"/>
            <w:rFonts w:cs="Times New Roman"/>
            <w:color w:val="auto"/>
            <w:sz w:val="26"/>
            <w:szCs w:val="26"/>
            <w:u w:val="none"/>
          </w:rPr>
          <w:tab/>
        </w:r>
        <w:r>
          <w:rPr>
            <w:rStyle w:val="Hyperlink"/>
            <w:rFonts w:cs="Times New Roman"/>
            <w:color w:val="auto"/>
            <w:sz w:val="26"/>
            <w:szCs w:val="26"/>
            <w:u w:val="none"/>
          </w:rPr>
          <w:t>Fragment Shader</w:t>
        </w:r>
      </w:hyperlink>
      <w:r w:rsidRPr="00EE75EB">
        <w:rPr>
          <w:rStyle w:val="Hyperlink"/>
          <w:rFonts w:cs="Times New Roman"/>
          <w:color w:val="auto"/>
          <w:sz w:val="26"/>
          <w:szCs w:val="26"/>
          <w:u w:val="none"/>
        </w:rPr>
        <w:t xml:space="preserve"> </w:t>
      </w:r>
    </w:p>
    <w:p w14:paraId="0574B3C5" w14:textId="77777777" w:rsidR="00450912" w:rsidRDefault="00450912" w:rsidP="00450912">
      <w:pPr>
        <w:spacing w:before="0" w:after="0"/>
        <w:rPr>
          <w:rStyle w:val="Hyperlink"/>
          <w:rFonts w:cs="Times New Roman"/>
          <w:color w:val="auto"/>
          <w:sz w:val="26"/>
          <w:szCs w:val="26"/>
          <w:u w:val="none"/>
        </w:rPr>
      </w:pPr>
      <w:r>
        <w:rPr>
          <w:rStyle w:val="Hyperlink"/>
          <w:rFonts w:cs="Times New Roman"/>
          <w:color w:val="auto"/>
          <w:sz w:val="26"/>
          <w:szCs w:val="26"/>
          <w:u w:val="none"/>
        </w:rPr>
        <w:t xml:space="preserve">4.2. </w:t>
      </w:r>
      <w:r>
        <w:rPr>
          <w:rStyle w:val="Hyperlink"/>
          <w:rFonts w:cs="Times New Roman"/>
          <w:color w:val="auto"/>
          <w:sz w:val="26"/>
          <w:szCs w:val="26"/>
          <w:u w:val="none"/>
        </w:rPr>
        <w:tab/>
      </w:r>
      <w:r w:rsidRPr="008158CC">
        <w:rPr>
          <w:rStyle w:val="Hyperlink"/>
          <w:rFonts w:cs="Times New Roman"/>
          <w:color w:val="auto"/>
          <w:sz w:val="26"/>
          <w:szCs w:val="26"/>
          <w:u w:val="none"/>
        </w:rPr>
        <w:t>Một số ngôn ngữ lập tr</w:t>
      </w:r>
      <w:r>
        <w:rPr>
          <w:rStyle w:val="Hyperlink"/>
          <w:rFonts w:cs="Times New Roman"/>
          <w:color w:val="auto"/>
          <w:sz w:val="26"/>
          <w:szCs w:val="26"/>
          <w:u w:val="none"/>
        </w:rPr>
        <w:t>ình Shader</w:t>
      </w:r>
    </w:p>
    <w:p w14:paraId="69214031" w14:textId="77777777" w:rsidR="00450912" w:rsidRPr="00F53E21" w:rsidRDefault="00450912" w:rsidP="00450912">
      <w:pPr>
        <w:spacing w:before="0" w:after="0"/>
        <w:rPr>
          <w:rStyle w:val="Hyperlink"/>
          <w:rFonts w:cs="Times New Roman"/>
          <w:color w:val="auto"/>
          <w:sz w:val="26"/>
          <w:szCs w:val="26"/>
          <w:u w:val="none"/>
        </w:rPr>
      </w:pPr>
      <w:r>
        <w:rPr>
          <w:rStyle w:val="Hyperlink"/>
          <w:rFonts w:cs="Times New Roman"/>
          <w:color w:val="auto"/>
          <w:sz w:val="26"/>
          <w:szCs w:val="26"/>
          <w:u w:val="none"/>
        </w:rPr>
        <w:tab/>
      </w:r>
      <w:r w:rsidRPr="00F53E21">
        <w:rPr>
          <w:rStyle w:val="Hyperlink"/>
          <w:rFonts w:cs="Times New Roman"/>
          <w:color w:val="auto"/>
          <w:sz w:val="26"/>
          <w:szCs w:val="26"/>
          <w:u w:val="none"/>
        </w:rPr>
        <w:t>4.2.1. Ngôn ngữ bậc thấp</w:t>
      </w:r>
    </w:p>
    <w:p w14:paraId="46370CEF" w14:textId="4920EE77" w:rsidR="00450912" w:rsidRPr="00450912" w:rsidRDefault="00450912" w:rsidP="00F53E21">
      <w:pPr>
        <w:spacing w:before="0" w:after="0"/>
        <w:rPr>
          <w:rStyle w:val="Hyperlink"/>
          <w:rFonts w:cs="Times New Roman"/>
          <w:color w:val="auto"/>
          <w:sz w:val="26"/>
          <w:szCs w:val="26"/>
          <w:u w:val="none"/>
        </w:rPr>
      </w:pPr>
      <w:r w:rsidRPr="00F53E21">
        <w:rPr>
          <w:rStyle w:val="Hyperlink"/>
          <w:rFonts w:cs="Times New Roman"/>
          <w:color w:val="auto"/>
          <w:sz w:val="26"/>
          <w:szCs w:val="26"/>
          <w:u w:val="none"/>
        </w:rPr>
        <w:tab/>
        <w:t>4.2.2. Ngôn ngữ bậc cao</w:t>
      </w:r>
    </w:p>
    <w:p w14:paraId="08FFA346" w14:textId="60CFD4F3" w:rsidR="002608A9" w:rsidRPr="00EE75EB" w:rsidRDefault="002608A9" w:rsidP="00EE75EB">
      <w:pPr>
        <w:spacing w:before="0" w:after="0"/>
        <w:rPr>
          <w:rFonts w:cs="Times New Roman"/>
          <w:b/>
          <w:sz w:val="26"/>
          <w:szCs w:val="26"/>
        </w:rPr>
      </w:pPr>
      <w:proofErr w:type="gramStart"/>
      <w:r w:rsidRPr="00EE75EB">
        <w:rPr>
          <w:rStyle w:val="Hyperlink"/>
          <w:rFonts w:cs="Times New Roman"/>
          <w:b/>
          <w:color w:val="auto"/>
          <w:sz w:val="26"/>
          <w:szCs w:val="26"/>
          <w:u w:val="none"/>
        </w:rPr>
        <w:t>CHƯƠNG 5.</w:t>
      </w:r>
      <w:proofErr w:type="gramEnd"/>
      <w:r w:rsidRPr="00EE75EB">
        <w:rPr>
          <w:rStyle w:val="Hyperlink"/>
          <w:rFonts w:cs="Times New Roman"/>
          <w:b/>
          <w:color w:val="auto"/>
          <w:sz w:val="26"/>
          <w:szCs w:val="26"/>
          <w:u w:val="none"/>
        </w:rPr>
        <w:t xml:space="preserve"> </w:t>
      </w:r>
      <w:r w:rsidR="00A54E51">
        <w:rPr>
          <w:rFonts w:cs="Times New Roman"/>
          <w:b/>
          <w:sz w:val="26"/>
          <w:szCs w:val="26"/>
        </w:rPr>
        <w:t>KẾT XUẤT YẾU TỐ TỰ NHIÊN VÀ HIỆU ỨNG ĐỒ HỌA</w:t>
      </w:r>
    </w:p>
    <w:p w14:paraId="52276296" w14:textId="32D7874C" w:rsidR="002608A9" w:rsidRDefault="00C103BD" w:rsidP="00EE75EB">
      <w:pPr>
        <w:pStyle w:val="ListParagraph"/>
        <w:numPr>
          <w:ilvl w:val="1"/>
          <w:numId w:val="6"/>
        </w:numPr>
        <w:spacing w:before="0" w:after="0"/>
        <w:ind w:hanging="720"/>
        <w:rPr>
          <w:rFonts w:cs="Times New Roman"/>
          <w:sz w:val="26"/>
          <w:szCs w:val="26"/>
        </w:rPr>
      </w:pPr>
      <w:r w:rsidRPr="00EE75EB">
        <w:rPr>
          <w:rFonts w:cs="Times New Roman"/>
          <w:sz w:val="26"/>
          <w:szCs w:val="26"/>
        </w:rPr>
        <w:t>Kết xuất</w:t>
      </w:r>
      <w:r w:rsidR="00A54E51">
        <w:rPr>
          <w:rFonts w:cs="Times New Roman"/>
          <w:sz w:val="26"/>
          <w:szCs w:val="26"/>
        </w:rPr>
        <w:t xml:space="preserve"> yếu tố</w:t>
      </w:r>
      <w:r w:rsidRPr="00EE75EB">
        <w:rPr>
          <w:rFonts w:cs="Times New Roman"/>
          <w:sz w:val="26"/>
          <w:szCs w:val="26"/>
        </w:rPr>
        <w:t xml:space="preserve"> </w:t>
      </w:r>
      <w:r w:rsidR="00A54E51">
        <w:rPr>
          <w:rFonts w:cs="Times New Roman"/>
          <w:sz w:val="26"/>
          <w:szCs w:val="26"/>
        </w:rPr>
        <w:t>tự nhiên</w:t>
      </w:r>
    </w:p>
    <w:p w14:paraId="2FAE0BF1" w14:textId="2EC4AE2A" w:rsidR="00A54E51" w:rsidRDefault="00A54E51" w:rsidP="00A54E51">
      <w:pPr>
        <w:pStyle w:val="ListParagraph"/>
        <w:numPr>
          <w:ilvl w:val="2"/>
          <w:numId w:val="6"/>
        </w:numPr>
        <w:spacing w:before="0" w:after="0"/>
        <w:rPr>
          <w:rFonts w:cs="Times New Roman"/>
          <w:sz w:val="26"/>
          <w:szCs w:val="26"/>
        </w:rPr>
      </w:pPr>
      <w:r>
        <w:rPr>
          <w:rFonts w:cs="Times New Roman"/>
          <w:sz w:val="26"/>
          <w:szCs w:val="26"/>
        </w:rPr>
        <w:t>Kết xuất bầu trời</w:t>
      </w:r>
    </w:p>
    <w:p w14:paraId="4A5A5F38" w14:textId="06A41300" w:rsidR="00A54E51" w:rsidRDefault="00A54E51" w:rsidP="00A54E51">
      <w:pPr>
        <w:pStyle w:val="ListParagraph"/>
        <w:numPr>
          <w:ilvl w:val="2"/>
          <w:numId w:val="6"/>
        </w:numPr>
        <w:spacing w:before="0" w:after="0"/>
        <w:rPr>
          <w:rFonts w:cs="Times New Roman"/>
          <w:sz w:val="26"/>
          <w:szCs w:val="26"/>
        </w:rPr>
      </w:pPr>
      <w:r>
        <w:rPr>
          <w:rFonts w:cs="Times New Roman"/>
          <w:sz w:val="26"/>
          <w:szCs w:val="26"/>
        </w:rPr>
        <w:t>Kết xuất địa hình</w:t>
      </w:r>
    </w:p>
    <w:p w14:paraId="5F79A0C5" w14:textId="233D947B" w:rsidR="00A54E51" w:rsidRPr="00EE75EB" w:rsidRDefault="00A54E51" w:rsidP="00A54E51">
      <w:pPr>
        <w:pStyle w:val="ListParagraph"/>
        <w:numPr>
          <w:ilvl w:val="2"/>
          <w:numId w:val="6"/>
        </w:numPr>
        <w:spacing w:before="0" w:after="0"/>
        <w:rPr>
          <w:rFonts w:cs="Times New Roman"/>
          <w:sz w:val="26"/>
          <w:szCs w:val="26"/>
        </w:rPr>
      </w:pPr>
      <w:r>
        <w:rPr>
          <w:rFonts w:cs="Times New Roman"/>
          <w:sz w:val="26"/>
          <w:szCs w:val="26"/>
        </w:rPr>
        <w:t>Kết xuất nước</w:t>
      </w:r>
    </w:p>
    <w:p w14:paraId="4BFDEA23" w14:textId="609855B7" w:rsidR="002608A9" w:rsidRDefault="00A54E51" w:rsidP="00EE75EB">
      <w:pPr>
        <w:pStyle w:val="ListParagraph"/>
        <w:numPr>
          <w:ilvl w:val="1"/>
          <w:numId w:val="6"/>
        </w:numPr>
        <w:spacing w:before="0" w:after="0"/>
        <w:ind w:hanging="720"/>
        <w:rPr>
          <w:rFonts w:cs="Times New Roman"/>
          <w:sz w:val="26"/>
          <w:szCs w:val="26"/>
        </w:rPr>
      </w:pPr>
      <w:r>
        <w:rPr>
          <w:rFonts w:cs="Times New Roman"/>
          <w:sz w:val="26"/>
          <w:szCs w:val="26"/>
        </w:rPr>
        <w:t>Hiệu ứng đồ họa</w:t>
      </w:r>
    </w:p>
    <w:p w14:paraId="4F1D2C57" w14:textId="16797E3A" w:rsidR="00A54E51" w:rsidRDefault="00A54E51" w:rsidP="00A54E51">
      <w:pPr>
        <w:pStyle w:val="ListParagraph"/>
        <w:numPr>
          <w:ilvl w:val="2"/>
          <w:numId w:val="6"/>
        </w:numPr>
        <w:spacing w:before="0" w:after="0"/>
        <w:rPr>
          <w:rFonts w:cs="Times New Roman"/>
          <w:sz w:val="26"/>
          <w:szCs w:val="26"/>
        </w:rPr>
      </w:pPr>
      <w:r>
        <w:rPr>
          <w:rFonts w:cs="Times New Roman"/>
          <w:sz w:val="26"/>
          <w:szCs w:val="26"/>
        </w:rPr>
        <w:t>Particle System</w:t>
      </w:r>
    </w:p>
    <w:p w14:paraId="670C0BCA" w14:textId="231086DE" w:rsidR="002608A9" w:rsidRPr="00A54E51" w:rsidRDefault="00A54E51" w:rsidP="00A54E51">
      <w:pPr>
        <w:pStyle w:val="ListParagraph"/>
        <w:numPr>
          <w:ilvl w:val="2"/>
          <w:numId w:val="6"/>
        </w:numPr>
        <w:spacing w:before="0" w:after="0"/>
        <w:rPr>
          <w:rFonts w:cs="Times New Roman"/>
          <w:sz w:val="26"/>
          <w:szCs w:val="26"/>
        </w:rPr>
      </w:pPr>
      <w:r>
        <w:rPr>
          <w:rFonts w:cs="Times New Roman"/>
          <w:sz w:val="26"/>
          <w:szCs w:val="26"/>
        </w:rPr>
        <w:t>Post processing</w:t>
      </w:r>
    </w:p>
    <w:p w14:paraId="09A144F1" w14:textId="043963DE" w:rsidR="00E061B8" w:rsidRDefault="00E43B4E" w:rsidP="00EE75EB">
      <w:pPr>
        <w:spacing w:before="0" w:after="0"/>
        <w:rPr>
          <w:rFonts w:cs="Times New Roman"/>
          <w:b/>
          <w:spacing w:val="10"/>
          <w:sz w:val="26"/>
          <w:szCs w:val="26"/>
        </w:rPr>
      </w:pPr>
      <w:r w:rsidRPr="00EE75EB">
        <w:rPr>
          <w:rFonts w:cs="Times New Roman"/>
          <w:b/>
          <w:spacing w:val="10"/>
          <w:sz w:val="26"/>
          <w:szCs w:val="26"/>
        </w:rPr>
        <w:t>CHƯƠNG</w:t>
      </w:r>
      <w:r w:rsidR="002608A9" w:rsidRPr="00EE75EB">
        <w:rPr>
          <w:rFonts w:cs="Times New Roman"/>
          <w:b/>
          <w:spacing w:val="10"/>
          <w:sz w:val="26"/>
          <w:szCs w:val="26"/>
        </w:rPr>
        <w:t xml:space="preserve"> 6: </w:t>
      </w:r>
      <w:r w:rsidR="00CF57D0" w:rsidRPr="00EE75EB">
        <w:rPr>
          <w:rFonts w:cs="Times New Roman"/>
          <w:b/>
          <w:spacing w:val="10"/>
          <w:sz w:val="26"/>
          <w:szCs w:val="26"/>
        </w:rPr>
        <w:t>TỔNG KẾT</w:t>
      </w:r>
    </w:p>
    <w:p w14:paraId="0F691975" w14:textId="77777777" w:rsidR="00F53E21" w:rsidRDefault="006076C7" w:rsidP="00EE75EB">
      <w:pPr>
        <w:spacing w:before="0" w:after="0"/>
        <w:rPr>
          <w:rFonts w:cs="Times New Roman"/>
          <w:sz w:val="26"/>
          <w:szCs w:val="26"/>
        </w:rPr>
      </w:pPr>
      <w:r>
        <w:rPr>
          <w:rFonts w:cs="Times New Roman"/>
          <w:sz w:val="26"/>
          <w:szCs w:val="26"/>
        </w:rPr>
        <w:t>6.1. Các phương pháp tối ưu đồ họa</w:t>
      </w:r>
    </w:p>
    <w:p w14:paraId="1A5F107E" w14:textId="4E026942" w:rsidR="006076C7" w:rsidRDefault="006076C7" w:rsidP="00F53E21">
      <w:pPr>
        <w:spacing w:before="0" w:after="0"/>
        <w:ind w:firstLine="720"/>
        <w:rPr>
          <w:rFonts w:cs="Times New Roman"/>
          <w:sz w:val="26"/>
          <w:szCs w:val="26"/>
        </w:rPr>
      </w:pPr>
      <w:r>
        <w:rPr>
          <w:rFonts w:cs="Times New Roman"/>
          <w:sz w:val="26"/>
          <w:szCs w:val="26"/>
        </w:rPr>
        <w:t xml:space="preserve">6.1.1. </w:t>
      </w:r>
      <w:r w:rsidR="00477EAA">
        <w:rPr>
          <w:rFonts w:cs="Times New Roman"/>
          <w:sz w:val="26"/>
          <w:szCs w:val="26"/>
        </w:rPr>
        <w:t>Các phương</w:t>
      </w:r>
      <w:r>
        <w:rPr>
          <w:rFonts w:cs="Times New Roman"/>
          <w:sz w:val="26"/>
          <w:szCs w:val="26"/>
        </w:rPr>
        <w:t xml:space="preserve"> pháp Culling Geometry</w:t>
      </w:r>
    </w:p>
    <w:p w14:paraId="6696B3EF" w14:textId="6F618F99" w:rsidR="006076C7" w:rsidRDefault="006076C7" w:rsidP="00F53E21">
      <w:pPr>
        <w:spacing w:before="0" w:after="0"/>
        <w:ind w:firstLine="720"/>
        <w:rPr>
          <w:rFonts w:cs="Times New Roman"/>
          <w:sz w:val="26"/>
          <w:szCs w:val="26"/>
        </w:rPr>
      </w:pPr>
      <w:r>
        <w:rPr>
          <w:rFonts w:cs="Times New Roman"/>
          <w:sz w:val="26"/>
          <w:szCs w:val="26"/>
        </w:rPr>
        <w:t xml:space="preserve">6.1.2. </w:t>
      </w:r>
      <w:r w:rsidR="001A142A">
        <w:rPr>
          <w:rFonts w:cs="Times New Roman"/>
          <w:sz w:val="26"/>
          <w:szCs w:val="26"/>
        </w:rPr>
        <w:t>Phương pháp LOD</w:t>
      </w:r>
    </w:p>
    <w:p w14:paraId="6D86CCE0" w14:textId="4926DFAC" w:rsidR="00477EAA" w:rsidRDefault="00477EAA" w:rsidP="00F53E21">
      <w:pPr>
        <w:spacing w:before="0" w:after="0"/>
        <w:ind w:firstLine="720"/>
        <w:rPr>
          <w:rFonts w:cs="Times New Roman"/>
          <w:sz w:val="26"/>
          <w:szCs w:val="26"/>
        </w:rPr>
      </w:pPr>
      <w:r>
        <w:rPr>
          <w:rFonts w:cs="Times New Roman"/>
          <w:sz w:val="26"/>
          <w:szCs w:val="26"/>
        </w:rPr>
        <w:t>6.1.3. Phương pháp Geometry Instancing</w:t>
      </w:r>
    </w:p>
    <w:p w14:paraId="0B909491" w14:textId="398A2EB1" w:rsidR="00477EAA" w:rsidRPr="00837925" w:rsidRDefault="00477EAA" w:rsidP="00EE75EB">
      <w:pPr>
        <w:spacing w:before="0" w:after="0"/>
        <w:rPr>
          <w:rFonts w:cs="Times New Roman"/>
          <w:sz w:val="26"/>
          <w:szCs w:val="26"/>
        </w:rPr>
      </w:pPr>
      <w:r>
        <w:rPr>
          <w:rFonts w:cs="Times New Roman"/>
          <w:sz w:val="26"/>
          <w:szCs w:val="26"/>
        </w:rPr>
        <w:t>6.2. Tổng kết</w:t>
      </w:r>
    </w:p>
    <w:p w14:paraId="668E851F" w14:textId="77777777" w:rsidR="00D62469" w:rsidRPr="00EE75EB" w:rsidRDefault="00D62469" w:rsidP="000B0D9C">
      <w:pPr>
        <w:pStyle w:val="ListParagraph"/>
        <w:numPr>
          <w:ilvl w:val="0"/>
          <w:numId w:val="1"/>
        </w:numPr>
        <w:ind w:left="714" w:hanging="357"/>
        <w:contextualSpacing w:val="0"/>
        <w:rPr>
          <w:rFonts w:cs="Times New Roman"/>
          <w:b/>
          <w:sz w:val="26"/>
          <w:szCs w:val="26"/>
        </w:rPr>
      </w:pPr>
      <w:r w:rsidRPr="00EE75EB">
        <w:rPr>
          <w:rFonts w:cs="Times New Roman"/>
          <w:b/>
          <w:sz w:val="26"/>
          <w:szCs w:val="26"/>
        </w:rPr>
        <w:t>Học liệu</w:t>
      </w:r>
    </w:p>
    <w:p w14:paraId="0495F0B3" w14:textId="451FC04A" w:rsidR="00D62469" w:rsidRPr="00EE75EB" w:rsidRDefault="006A63EB" w:rsidP="003D5104">
      <w:pPr>
        <w:pStyle w:val="ListParagraph"/>
        <w:numPr>
          <w:ilvl w:val="1"/>
          <w:numId w:val="1"/>
        </w:numPr>
        <w:spacing w:before="60" w:after="60"/>
        <w:ind w:left="714" w:hanging="357"/>
        <w:contextualSpacing w:val="0"/>
        <w:rPr>
          <w:rFonts w:cs="Times New Roman"/>
          <w:sz w:val="26"/>
          <w:szCs w:val="26"/>
        </w:rPr>
      </w:pPr>
      <w:r w:rsidRPr="00EE75EB">
        <w:rPr>
          <w:rFonts w:cs="Times New Roman"/>
          <w:b/>
          <w:i/>
          <w:sz w:val="26"/>
          <w:szCs w:val="26"/>
          <w:lang w:val="vi-VN"/>
        </w:rPr>
        <w:t xml:space="preserve"> </w:t>
      </w:r>
      <w:r w:rsidR="008B70A3" w:rsidRPr="00EE75EB">
        <w:rPr>
          <w:rFonts w:cs="Times New Roman"/>
          <w:b/>
          <w:i/>
          <w:sz w:val="26"/>
          <w:szCs w:val="26"/>
        </w:rPr>
        <w:t>Học liệu bắt buộc</w:t>
      </w:r>
      <w:r w:rsidR="003D5104" w:rsidRPr="00EE75EB">
        <w:rPr>
          <w:rFonts w:cs="Times New Roman"/>
          <w:b/>
          <w:i/>
          <w:sz w:val="26"/>
          <w:szCs w:val="26"/>
        </w:rPr>
        <w:t>:</w:t>
      </w:r>
      <w:r w:rsidR="008B70A3" w:rsidRPr="00EE75EB">
        <w:rPr>
          <w:rFonts w:cs="Times New Roman"/>
          <w:sz w:val="26"/>
          <w:szCs w:val="26"/>
        </w:rPr>
        <w:t xml:space="preserve"> </w:t>
      </w:r>
    </w:p>
    <w:p w14:paraId="6E20A5C8" w14:textId="234B3BB1" w:rsidR="00E061B8" w:rsidRPr="00EE75EB" w:rsidRDefault="00E061B8" w:rsidP="00CF2088">
      <w:pPr>
        <w:spacing w:before="60" w:after="60"/>
        <w:ind w:left="357"/>
        <w:rPr>
          <w:rFonts w:cs="Times New Roman"/>
          <w:sz w:val="26"/>
          <w:szCs w:val="26"/>
        </w:rPr>
      </w:pPr>
      <w:r w:rsidRPr="00EE75EB">
        <w:rPr>
          <w:rFonts w:cs="Times New Roman"/>
          <w:sz w:val="26"/>
          <w:szCs w:val="26"/>
        </w:rPr>
        <w:t>[1].</w:t>
      </w:r>
    </w:p>
    <w:p w14:paraId="073FAEDD" w14:textId="759BEF56" w:rsidR="00FA1BAA" w:rsidRPr="00EE75EB" w:rsidRDefault="006A63EB" w:rsidP="00CF2088">
      <w:pPr>
        <w:pStyle w:val="ListParagraph"/>
        <w:numPr>
          <w:ilvl w:val="1"/>
          <w:numId w:val="1"/>
        </w:numPr>
        <w:spacing w:before="60" w:after="60"/>
        <w:ind w:left="714" w:hanging="357"/>
        <w:contextualSpacing w:val="0"/>
        <w:rPr>
          <w:rFonts w:cs="Times New Roman"/>
          <w:sz w:val="26"/>
          <w:szCs w:val="26"/>
        </w:rPr>
      </w:pPr>
      <w:r w:rsidRPr="00EE75EB">
        <w:rPr>
          <w:rFonts w:cs="Times New Roman"/>
          <w:b/>
          <w:i/>
          <w:sz w:val="26"/>
          <w:szCs w:val="26"/>
          <w:lang w:val="vi-VN"/>
        </w:rPr>
        <w:t xml:space="preserve"> </w:t>
      </w:r>
      <w:r w:rsidR="00FA1BAA" w:rsidRPr="00EE75EB">
        <w:rPr>
          <w:rFonts w:cs="Times New Roman"/>
          <w:b/>
          <w:i/>
          <w:sz w:val="26"/>
          <w:szCs w:val="26"/>
        </w:rPr>
        <w:t>Học liệu tham khảo</w:t>
      </w:r>
      <w:r w:rsidR="003D5104" w:rsidRPr="00EE75EB">
        <w:rPr>
          <w:rFonts w:cs="Times New Roman"/>
          <w:b/>
          <w:i/>
          <w:sz w:val="26"/>
          <w:szCs w:val="26"/>
        </w:rPr>
        <w:t>:</w:t>
      </w:r>
      <w:r w:rsidR="00FA1BAA" w:rsidRPr="00EE75EB">
        <w:rPr>
          <w:rFonts w:cs="Times New Roman"/>
          <w:sz w:val="26"/>
          <w:szCs w:val="26"/>
        </w:rPr>
        <w:t xml:space="preserve"> </w:t>
      </w:r>
    </w:p>
    <w:p w14:paraId="7A39B53E" w14:textId="788426FA" w:rsidR="00E061B8" w:rsidRPr="00EE75EB" w:rsidRDefault="00E061B8" w:rsidP="00CF2088">
      <w:pPr>
        <w:spacing w:before="60" w:after="60"/>
        <w:ind w:left="357"/>
        <w:rPr>
          <w:rFonts w:cs="Times New Roman"/>
          <w:sz w:val="26"/>
          <w:szCs w:val="26"/>
        </w:rPr>
      </w:pPr>
      <w:r w:rsidRPr="00EE75EB">
        <w:rPr>
          <w:rFonts w:cs="Times New Roman"/>
          <w:sz w:val="26"/>
          <w:szCs w:val="26"/>
        </w:rPr>
        <w:t>[2].</w:t>
      </w:r>
      <w:r w:rsidRPr="00EE75EB">
        <w:rPr>
          <w:rFonts w:cs="Times New Roman"/>
          <w:bCs/>
          <w:lang w:eastAsia="en-AU"/>
        </w:rPr>
        <w:t xml:space="preserve"> </w:t>
      </w:r>
      <w:r w:rsidR="00CF6A63" w:rsidRPr="00EE75EB">
        <w:rPr>
          <w:rFonts w:cs="Times New Roman"/>
          <w:sz w:val="26"/>
          <w:szCs w:val="26"/>
        </w:rPr>
        <w:t xml:space="preserve">Allen Sherrod. </w:t>
      </w:r>
      <w:proofErr w:type="gramStart"/>
      <w:r w:rsidR="00CF6A63" w:rsidRPr="00EE75EB">
        <w:rPr>
          <w:rFonts w:cs="Times New Roman"/>
          <w:sz w:val="26"/>
          <w:szCs w:val="26"/>
        </w:rPr>
        <w:t>Game Graphics Programming.</w:t>
      </w:r>
      <w:proofErr w:type="gramEnd"/>
      <w:r w:rsidR="00CF6A63" w:rsidRPr="00EE75EB">
        <w:rPr>
          <w:rFonts w:cs="Times New Roman"/>
          <w:sz w:val="26"/>
          <w:szCs w:val="26"/>
        </w:rPr>
        <w:t xml:space="preserve"> Charles River Media, 2008, 673p</w:t>
      </w:r>
    </w:p>
    <w:p w14:paraId="5716592E" w14:textId="2F9C8505" w:rsidR="00E061B8" w:rsidRPr="00EE75EB" w:rsidRDefault="00E061B8" w:rsidP="00CF2088">
      <w:pPr>
        <w:spacing w:before="60" w:after="60"/>
        <w:ind w:left="357"/>
        <w:rPr>
          <w:rFonts w:cs="Times New Roman"/>
          <w:sz w:val="26"/>
          <w:szCs w:val="26"/>
        </w:rPr>
      </w:pPr>
      <w:r w:rsidRPr="00EE75EB">
        <w:rPr>
          <w:rFonts w:cs="Times New Roman"/>
          <w:sz w:val="26"/>
          <w:szCs w:val="26"/>
        </w:rPr>
        <w:t xml:space="preserve">[3]. </w:t>
      </w:r>
      <w:r w:rsidR="00CF6A63" w:rsidRPr="00EE75EB">
        <w:rPr>
          <w:rFonts w:cs="Times New Roman"/>
          <w:sz w:val="26"/>
          <w:szCs w:val="26"/>
        </w:rPr>
        <w:t>David J.eck, Introduction to Computer Graphics, Hobart and William Smith Colleges, 2021</w:t>
      </w:r>
    </w:p>
    <w:p w14:paraId="22A7D3E1" w14:textId="6F14E966" w:rsidR="00CF6A63" w:rsidRPr="00EE75EB" w:rsidRDefault="00CF6A63" w:rsidP="00CF2088">
      <w:pPr>
        <w:spacing w:before="60" w:after="60"/>
        <w:ind w:left="357"/>
        <w:rPr>
          <w:rFonts w:cs="Times New Roman"/>
          <w:sz w:val="26"/>
          <w:szCs w:val="26"/>
        </w:rPr>
      </w:pPr>
      <w:r w:rsidRPr="00EE75EB">
        <w:rPr>
          <w:rFonts w:cs="Times New Roman"/>
          <w:sz w:val="26"/>
          <w:szCs w:val="26"/>
        </w:rPr>
        <w:lastRenderedPageBreak/>
        <w:t xml:space="preserve">[4]. Trịnh Thị Vân Anh. </w:t>
      </w:r>
      <w:proofErr w:type="gramStart"/>
      <w:r w:rsidRPr="00EE75EB">
        <w:rPr>
          <w:rFonts w:cs="Times New Roman"/>
          <w:sz w:val="26"/>
          <w:szCs w:val="26"/>
        </w:rPr>
        <w:t>Giáo trình kỹ thuật đồ họa.</w:t>
      </w:r>
      <w:proofErr w:type="gramEnd"/>
      <w:r w:rsidRPr="00EE75EB">
        <w:rPr>
          <w:rFonts w:cs="Times New Roman"/>
          <w:sz w:val="26"/>
          <w:szCs w:val="26"/>
        </w:rPr>
        <w:t xml:space="preserve"> Học viện Công nghệ bưu chính viễn thông, 2018</w:t>
      </w:r>
    </w:p>
    <w:p w14:paraId="104AD276" w14:textId="25B090CC" w:rsidR="00CF6A63" w:rsidRDefault="00CF6A63" w:rsidP="00CF2088">
      <w:pPr>
        <w:spacing w:before="60" w:after="60"/>
        <w:ind w:left="357"/>
        <w:rPr>
          <w:rFonts w:cs="Times New Roman"/>
          <w:sz w:val="26"/>
          <w:szCs w:val="26"/>
        </w:rPr>
      </w:pPr>
      <w:r w:rsidRPr="00EE75EB">
        <w:rPr>
          <w:rFonts w:cs="Times New Roman"/>
          <w:sz w:val="26"/>
          <w:szCs w:val="26"/>
        </w:rPr>
        <w:t>[5]. https://catlikecoding.com/unity/tutorials/</w:t>
      </w:r>
    </w:p>
    <w:p w14:paraId="26CD8522" w14:textId="2C9F31B3" w:rsidR="00926486" w:rsidRPr="00EE75EB" w:rsidRDefault="00926486" w:rsidP="00CF2088">
      <w:pPr>
        <w:spacing w:before="60" w:after="60"/>
        <w:ind w:left="357"/>
        <w:rPr>
          <w:rFonts w:cs="Times New Roman"/>
          <w:sz w:val="26"/>
          <w:szCs w:val="26"/>
        </w:rPr>
      </w:pPr>
      <w:r>
        <w:rPr>
          <w:rFonts w:cs="Times New Roman"/>
          <w:sz w:val="26"/>
          <w:szCs w:val="26"/>
        </w:rPr>
        <w:t xml:space="preserve">[6]. </w:t>
      </w:r>
      <w:r w:rsidRPr="00926486">
        <w:rPr>
          <w:rFonts w:cs="Times New Roman"/>
          <w:sz w:val="26"/>
          <w:szCs w:val="26"/>
        </w:rPr>
        <w:t>https://raytracing.github.io/books/RayTracingInOneWeekend.html</w:t>
      </w:r>
    </w:p>
    <w:p w14:paraId="312411BA" w14:textId="77777777" w:rsidR="00FA1BAA" w:rsidRPr="00EE75EB" w:rsidRDefault="00FA1BAA" w:rsidP="000B0D9C">
      <w:pPr>
        <w:pStyle w:val="ListParagraph"/>
        <w:numPr>
          <w:ilvl w:val="0"/>
          <w:numId w:val="1"/>
        </w:numPr>
        <w:ind w:left="714" w:hanging="357"/>
        <w:contextualSpacing w:val="0"/>
        <w:rPr>
          <w:rFonts w:cs="Times New Roman"/>
          <w:b/>
          <w:sz w:val="26"/>
          <w:szCs w:val="26"/>
        </w:rPr>
      </w:pPr>
      <w:r w:rsidRPr="00EE75EB">
        <w:rPr>
          <w:rFonts w:cs="Times New Roman"/>
          <w:b/>
          <w:sz w:val="26"/>
          <w:szCs w:val="26"/>
        </w:rPr>
        <w:t>Hình thức tổ chức dạy học</w:t>
      </w:r>
    </w:p>
    <w:p w14:paraId="4FC8E450" w14:textId="22AC03D6" w:rsidR="00FA1BAA" w:rsidRPr="00EE75EB" w:rsidRDefault="006A63EB" w:rsidP="00764D53">
      <w:pPr>
        <w:pStyle w:val="ListParagraph"/>
        <w:numPr>
          <w:ilvl w:val="1"/>
          <w:numId w:val="1"/>
        </w:numPr>
        <w:rPr>
          <w:rFonts w:cs="Times New Roman"/>
          <w:b/>
          <w:i/>
          <w:sz w:val="26"/>
          <w:szCs w:val="26"/>
        </w:rPr>
      </w:pPr>
      <w:r w:rsidRPr="00EE75EB">
        <w:rPr>
          <w:rFonts w:cs="Times New Roman"/>
          <w:b/>
          <w:i/>
          <w:sz w:val="26"/>
          <w:szCs w:val="26"/>
          <w:lang w:val="vi-VN"/>
        </w:rPr>
        <w:t xml:space="preserve"> </w:t>
      </w:r>
      <w:r w:rsidR="00764D53" w:rsidRPr="00EE75EB">
        <w:rPr>
          <w:rFonts w:cs="Times New Roman"/>
          <w:b/>
          <w:i/>
          <w:sz w:val="26"/>
          <w:szCs w:val="26"/>
        </w:rPr>
        <w:t>Lịch trình chung</w:t>
      </w:r>
    </w:p>
    <w:tbl>
      <w:tblPr>
        <w:tblW w:w="9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738"/>
        <w:gridCol w:w="981"/>
        <w:gridCol w:w="1170"/>
        <w:gridCol w:w="810"/>
        <w:gridCol w:w="808"/>
        <w:gridCol w:w="720"/>
        <w:gridCol w:w="1028"/>
      </w:tblGrid>
      <w:tr w:rsidR="007C2FD7" w:rsidRPr="00EE75EB" w14:paraId="107CB0E8" w14:textId="77777777" w:rsidTr="00FA32A2">
        <w:trPr>
          <w:cantSplit/>
          <w:trHeight w:val="120"/>
          <w:jc w:val="center"/>
        </w:trPr>
        <w:tc>
          <w:tcPr>
            <w:tcW w:w="3738" w:type="dxa"/>
            <w:vMerge w:val="restart"/>
            <w:tcBorders>
              <w:top w:val="single" w:sz="4" w:space="0" w:color="auto"/>
              <w:left w:val="single" w:sz="4" w:space="0" w:color="auto"/>
              <w:bottom w:val="single" w:sz="4" w:space="0" w:color="auto"/>
              <w:right w:val="single" w:sz="4" w:space="0" w:color="auto"/>
            </w:tcBorders>
            <w:vAlign w:val="center"/>
            <w:hideMark/>
          </w:tcPr>
          <w:p w14:paraId="01BAC600" w14:textId="77777777" w:rsidR="003A2BA2" w:rsidRPr="00EE75EB" w:rsidRDefault="003A2BA2" w:rsidP="00FA32A2">
            <w:pPr>
              <w:jc w:val="center"/>
              <w:rPr>
                <w:rFonts w:cs="Times New Roman"/>
                <w:b/>
                <w:bCs/>
              </w:rPr>
            </w:pPr>
            <w:r w:rsidRPr="00EE75EB">
              <w:rPr>
                <w:rFonts w:cs="Times New Roman"/>
                <w:b/>
                <w:bCs/>
              </w:rPr>
              <w:t>Nội dung</w:t>
            </w:r>
          </w:p>
        </w:tc>
        <w:tc>
          <w:tcPr>
            <w:tcW w:w="4489" w:type="dxa"/>
            <w:gridSpan w:val="5"/>
            <w:tcBorders>
              <w:top w:val="single" w:sz="4" w:space="0" w:color="auto"/>
              <w:left w:val="single" w:sz="4" w:space="0" w:color="auto"/>
              <w:bottom w:val="single" w:sz="4" w:space="0" w:color="auto"/>
              <w:right w:val="single" w:sz="4" w:space="0" w:color="auto"/>
            </w:tcBorders>
            <w:vAlign w:val="center"/>
            <w:hideMark/>
          </w:tcPr>
          <w:p w14:paraId="754A91D0" w14:textId="77777777" w:rsidR="003A2BA2" w:rsidRPr="00EE75EB" w:rsidRDefault="003A2BA2" w:rsidP="00FA32A2">
            <w:pPr>
              <w:jc w:val="center"/>
              <w:rPr>
                <w:rFonts w:cs="Times New Roman"/>
                <w:b/>
                <w:bCs/>
              </w:rPr>
            </w:pPr>
            <w:r w:rsidRPr="00EE75EB">
              <w:rPr>
                <w:rFonts w:cs="Times New Roman"/>
                <w:b/>
                <w:bCs/>
              </w:rPr>
              <w:t>Hình  thức tổ chức dạy môn học</w:t>
            </w:r>
          </w:p>
        </w:tc>
        <w:tc>
          <w:tcPr>
            <w:tcW w:w="1028" w:type="dxa"/>
            <w:vMerge w:val="restart"/>
            <w:tcBorders>
              <w:top w:val="single" w:sz="4" w:space="0" w:color="auto"/>
              <w:left w:val="single" w:sz="4" w:space="0" w:color="auto"/>
              <w:bottom w:val="single" w:sz="4" w:space="0" w:color="auto"/>
              <w:right w:val="single" w:sz="4" w:space="0" w:color="auto"/>
            </w:tcBorders>
            <w:vAlign w:val="center"/>
            <w:hideMark/>
          </w:tcPr>
          <w:p w14:paraId="48C8D206" w14:textId="77777777" w:rsidR="003A2BA2" w:rsidRPr="00EE75EB" w:rsidRDefault="003A2BA2" w:rsidP="00FA32A2">
            <w:pPr>
              <w:jc w:val="center"/>
              <w:rPr>
                <w:rFonts w:cs="Times New Roman"/>
                <w:b/>
                <w:bCs/>
              </w:rPr>
            </w:pPr>
            <w:r w:rsidRPr="00EE75EB">
              <w:rPr>
                <w:rFonts w:cs="Times New Roman"/>
                <w:b/>
                <w:bCs/>
              </w:rPr>
              <w:t>Tổng</w:t>
            </w:r>
          </w:p>
          <w:p w14:paraId="5B2E0B84" w14:textId="77777777" w:rsidR="003A2BA2" w:rsidRPr="00EE75EB" w:rsidRDefault="003A2BA2" w:rsidP="00FA32A2">
            <w:pPr>
              <w:jc w:val="center"/>
              <w:rPr>
                <w:rFonts w:cs="Times New Roman"/>
                <w:b/>
                <w:bCs/>
              </w:rPr>
            </w:pPr>
            <w:r w:rsidRPr="00EE75EB">
              <w:rPr>
                <w:rFonts w:cs="Times New Roman"/>
                <w:b/>
                <w:bCs/>
              </w:rPr>
              <w:t>cộng</w:t>
            </w:r>
          </w:p>
        </w:tc>
      </w:tr>
      <w:tr w:rsidR="007C2FD7" w:rsidRPr="00EE75EB" w14:paraId="36880D47" w14:textId="77777777" w:rsidTr="00FA32A2">
        <w:trPr>
          <w:cantSplit/>
          <w:trHeight w:val="300"/>
          <w:jc w:val="center"/>
        </w:trPr>
        <w:tc>
          <w:tcPr>
            <w:tcW w:w="3738" w:type="dxa"/>
            <w:vMerge/>
            <w:tcBorders>
              <w:top w:val="single" w:sz="4" w:space="0" w:color="auto"/>
              <w:left w:val="single" w:sz="4" w:space="0" w:color="auto"/>
              <w:bottom w:val="single" w:sz="4" w:space="0" w:color="auto"/>
              <w:right w:val="single" w:sz="4" w:space="0" w:color="auto"/>
            </w:tcBorders>
            <w:vAlign w:val="center"/>
            <w:hideMark/>
          </w:tcPr>
          <w:p w14:paraId="1A9B619E" w14:textId="77777777" w:rsidR="003A2BA2" w:rsidRPr="00EE75EB" w:rsidRDefault="003A2BA2" w:rsidP="00FA32A2">
            <w:pPr>
              <w:rPr>
                <w:rFonts w:cs="Times New Roman"/>
                <w:bCs/>
              </w:rPr>
            </w:pPr>
          </w:p>
        </w:tc>
        <w:tc>
          <w:tcPr>
            <w:tcW w:w="2961" w:type="dxa"/>
            <w:gridSpan w:val="3"/>
            <w:tcBorders>
              <w:top w:val="single" w:sz="4" w:space="0" w:color="auto"/>
              <w:left w:val="single" w:sz="4" w:space="0" w:color="auto"/>
              <w:bottom w:val="single" w:sz="4" w:space="0" w:color="auto"/>
              <w:right w:val="single" w:sz="4" w:space="0" w:color="auto"/>
            </w:tcBorders>
            <w:vAlign w:val="center"/>
            <w:hideMark/>
          </w:tcPr>
          <w:p w14:paraId="55FC99C1" w14:textId="77777777" w:rsidR="003A2BA2" w:rsidRPr="00EE75EB" w:rsidRDefault="003A2BA2" w:rsidP="00FA32A2">
            <w:pPr>
              <w:jc w:val="center"/>
              <w:rPr>
                <w:rFonts w:cs="Times New Roman"/>
                <w:b/>
              </w:rPr>
            </w:pPr>
            <w:r w:rsidRPr="00EE75EB">
              <w:rPr>
                <w:rFonts w:cs="Times New Roman"/>
                <w:b/>
              </w:rPr>
              <w:t>Lên lớp</w:t>
            </w:r>
          </w:p>
        </w:tc>
        <w:tc>
          <w:tcPr>
            <w:tcW w:w="808" w:type="dxa"/>
            <w:vMerge w:val="restart"/>
            <w:tcBorders>
              <w:top w:val="single" w:sz="4" w:space="0" w:color="auto"/>
              <w:left w:val="single" w:sz="4" w:space="0" w:color="auto"/>
              <w:bottom w:val="single" w:sz="4" w:space="0" w:color="auto"/>
              <w:right w:val="single" w:sz="4" w:space="0" w:color="auto"/>
            </w:tcBorders>
            <w:vAlign w:val="center"/>
            <w:hideMark/>
          </w:tcPr>
          <w:p w14:paraId="56A35329" w14:textId="77777777" w:rsidR="003A2BA2" w:rsidRPr="00EE75EB" w:rsidRDefault="003A2BA2" w:rsidP="00FA32A2">
            <w:pPr>
              <w:jc w:val="center"/>
              <w:rPr>
                <w:rFonts w:cs="Times New Roman"/>
                <w:b/>
              </w:rPr>
            </w:pPr>
            <w:r w:rsidRPr="00EE75EB">
              <w:rPr>
                <w:rFonts w:cs="Times New Roman"/>
                <w:b/>
              </w:rPr>
              <w:t>Thực hành</w:t>
            </w:r>
          </w:p>
        </w:tc>
        <w:tc>
          <w:tcPr>
            <w:tcW w:w="720" w:type="dxa"/>
            <w:vMerge w:val="restart"/>
            <w:tcBorders>
              <w:top w:val="single" w:sz="4" w:space="0" w:color="auto"/>
              <w:left w:val="single" w:sz="4" w:space="0" w:color="auto"/>
              <w:bottom w:val="single" w:sz="4" w:space="0" w:color="auto"/>
              <w:right w:val="single" w:sz="4" w:space="0" w:color="auto"/>
            </w:tcBorders>
            <w:vAlign w:val="center"/>
            <w:hideMark/>
          </w:tcPr>
          <w:p w14:paraId="52BA21C3" w14:textId="77777777" w:rsidR="003A2BA2" w:rsidRPr="00EE75EB" w:rsidRDefault="003A2BA2" w:rsidP="00FA32A2">
            <w:pPr>
              <w:jc w:val="center"/>
              <w:rPr>
                <w:rFonts w:cs="Times New Roman"/>
                <w:b/>
                <w:bCs/>
              </w:rPr>
            </w:pPr>
            <w:r w:rsidRPr="00EE75EB">
              <w:rPr>
                <w:rFonts w:cs="Times New Roman"/>
                <w:b/>
                <w:bCs/>
              </w:rPr>
              <w:t>Tự học</w:t>
            </w:r>
          </w:p>
        </w:tc>
        <w:tc>
          <w:tcPr>
            <w:tcW w:w="1028" w:type="dxa"/>
            <w:vMerge/>
            <w:tcBorders>
              <w:top w:val="single" w:sz="4" w:space="0" w:color="auto"/>
              <w:left w:val="single" w:sz="4" w:space="0" w:color="auto"/>
              <w:bottom w:val="single" w:sz="4" w:space="0" w:color="auto"/>
              <w:right w:val="single" w:sz="4" w:space="0" w:color="auto"/>
            </w:tcBorders>
            <w:vAlign w:val="center"/>
            <w:hideMark/>
          </w:tcPr>
          <w:p w14:paraId="49AE15D3" w14:textId="77777777" w:rsidR="003A2BA2" w:rsidRPr="00EE75EB" w:rsidRDefault="003A2BA2" w:rsidP="00FA32A2">
            <w:pPr>
              <w:rPr>
                <w:rFonts w:cs="Times New Roman"/>
                <w:bCs/>
              </w:rPr>
            </w:pPr>
          </w:p>
        </w:tc>
      </w:tr>
      <w:tr w:rsidR="007C2FD7" w:rsidRPr="00EE75EB" w14:paraId="10F8B5FD" w14:textId="77777777" w:rsidTr="00FA32A2">
        <w:trPr>
          <w:cantSplit/>
          <w:trHeight w:val="413"/>
          <w:jc w:val="center"/>
        </w:trPr>
        <w:tc>
          <w:tcPr>
            <w:tcW w:w="3738" w:type="dxa"/>
            <w:vMerge/>
            <w:tcBorders>
              <w:top w:val="single" w:sz="4" w:space="0" w:color="auto"/>
              <w:left w:val="single" w:sz="4" w:space="0" w:color="auto"/>
              <w:bottom w:val="single" w:sz="4" w:space="0" w:color="auto"/>
              <w:right w:val="single" w:sz="4" w:space="0" w:color="auto"/>
            </w:tcBorders>
            <w:vAlign w:val="center"/>
            <w:hideMark/>
          </w:tcPr>
          <w:p w14:paraId="1C723D87" w14:textId="77777777" w:rsidR="003A2BA2" w:rsidRPr="00EE75EB" w:rsidRDefault="003A2BA2" w:rsidP="00FA32A2">
            <w:pPr>
              <w:rPr>
                <w:rFonts w:cs="Times New Roman"/>
                <w:bCs/>
              </w:rPr>
            </w:pPr>
          </w:p>
        </w:tc>
        <w:tc>
          <w:tcPr>
            <w:tcW w:w="981" w:type="dxa"/>
            <w:tcBorders>
              <w:top w:val="single" w:sz="4" w:space="0" w:color="auto"/>
              <w:left w:val="single" w:sz="4" w:space="0" w:color="auto"/>
              <w:bottom w:val="single" w:sz="4" w:space="0" w:color="auto"/>
              <w:right w:val="single" w:sz="4" w:space="0" w:color="auto"/>
            </w:tcBorders>
            <w:vAlign w:val="center"/>
            <w:hideMark/>
          </w:tcPr>
          <w:p w14:paraId="65AF2AA0" w14:textId="77777777" w:rsidR="003A2BA2" w:rsidRPr="00EE75EB" w:rsidRDefault="003A2BA2" w:rsidP="00FA32A2">
            <w:pPr>
              <w:jc w:val="center"/>
              <w:rPr>
                <w:rFonts w:cs="Times New Roman"/>
                <w:b/>
              </w:rPr>
            </w:pPr>
            <w:r w:rsidRPr="00EE75EB">
              <w:rPr>
                <w:rFonts w:cs="Times New Roman"/>
                <w:b/>
              </w:rPr>
              <w:t>Lý thuyết</w:t>
            </w:r>
          </w:p>
        </w:tc>
        <w:tc>
          <w:tcPr>
            <w:tcW w:w="1170" w:type="dxa"/>
            <w:tcBorders>
              <w:top w:val="single" w:sz="4" w:space="0" w:color="auto"/>
              <w:left w:val="single" w:sz="4" w:space="0" w:color="auto"/>
              <w:bottom w:val="single" w:sz="4" w:space="0" w:color="auto"/>
              <w:right w:val="single" w:sz="4" w:space="0" w:color="auto"/>
            </w:tcBorders>
            <w:vAlign w:val="center"/>
            <w:hideMark/>
          </w:tcPr>
          <w:p w14:paraId="0C031A03" w14:textId="77777777" w:rsidR="003A2BA2" w:rsidRPr="00EE75EB" w:rsidRDefault="003A2BA2" w:rsidP="00FA32A2">
            <w:pPr>
              <w:jc w:val="center"/>
              <w:rPr>
                <w:rFonts w:cs="Times New Roman"/>
                <w:b/>
              </w:rPr>
            </w:pPr>
            <w:r w:rsidRPr="00EE75EB">
              <w:rPr>
                <w:rFonts w:cs="Times New Roman"/>
                <w:b/>
              </w:rPr>
              <w:t>Bài</w:t>
            </w:r>
          </w:p>
          <w:p w14:paraId="6E09AF6B" w14:textId="77777777" w:rsidR="003A2BA2" w:rsidRPr="00EE75EB" w:rsidRDefault="003A2BA2" w:rsidP="00FA32A2">
            <w:pPr>
              <w:jc w:val="center"/>
              <w:rPr>
                <w:rFonts w:cs="Times New Roman"/>
                <w:b/>
              </w:rPr>
            </w:pPr>
            <w:r w:rsidRPr="00EE75EB">
              <w:rPr>
                <w:rFonts w:cs="Times New Roman"/>
                <w:b/>
              </w:rPr>
              <w:t>tập lớn/ tiểu luận</w:t>
            </w:r>
          </w:p>
        </w:tc>
        <w:tc>
          <w:tcPr>
            <w:tcW w:w="810" w:type="dxa"/>
            <w:tcBorders>
              <w:top w:val="single" w:sz="4" w:space="0" w:color="auto"/>
              <w:left w:val="single" w:sz="4" w:space="0" w:color="auto"/>
              <w:bottom w:val="single" w:sz="4" w:space="0" w:color="auto"/>
              <w:right w:val="single" w:sz="4" w:space="0" w:color="auto"/>
            </w:tcBorders>
            <w:vAlign w:val="center"/>
            <w:hideMark/>
          </w:tcPr>
          <w:p w14:paraId="049B7CE8" w14:textId="77777777" w:rsidR="003A2BA2" w:rsidRPr="00EE75EB" w:rsidRDefault="003A2BA2" w:rsidP="00FA32A2">
            <w:pPr>
              <w:jc w:val="center"/>
              <w:rPr>
                <w:rFonts w:cs="Times New Roman"/>
                <w:b/>
              </w:rPr>
            </w:pPr>
            <w:r w:rsidRPr="00EE75EB">
              <w:rPr>
                <w:rFonts w:cs="Times New Roman"/>
                <w:b/>
              </w:rPr>
              <w:t>Thảo luận</w:t>
            </w:r>
          </w:p>
        </w:tc>
        <w:tc>
          <w:tcPr>
            <w:tcW w:w="808" w:type="dxa"/>
            <w:vMerge/>
            <w:tcBorders>
              <w:top w:val="single" w:sz="4" w:space="0" w:color="auto"/>
              <w:left w:val="single" w:sz="4" w:space="0" w:color="auto"/>
              <w:bottom w:val="single" w:sz="4" w:space="0" w:color="auto"/>
              <w:right w:val="single" w:sz="4" w:space="0" w:color="auto"/>
            </w:tcBorders>
            <w:vAlign w:val="center"/>
            <w:hideMark/>
          </w:tcPr>
          <w:p w14:paraId="5C138C73" w14:textId="77777777" w:rsidR="003A2BA2" w:rsidRPr="00EE75EB" w:rsidRDefault="003A2BA2" w:rsidP="00FA32A2">
            <w:pPr>
              <w:rPr>
                <w:rFonts w:cs="Times New Roman"/>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74FFEC25" w14:textId="77777777" w:rsidR="003A2BA2" w:rsidRPr="00EE75EB" w:rsidRDefault="003A2BA2" w:rsidP="00FA32A2">
            <w:pPr>
              <w:rPr>
                <w:rFonts w:cs="Times New Roman"/>
                <w:bCs/>
              </w:rPr>
            </w:pPr>
          </w:p>
        </w:tc>
        <w:tc>
          <w:tcPr>
            <w:tcW w:w="1028" w:type="dxa"/>
            <w:vMerge/>
            <w:tcBorders>
              <w:top w:val="single" w:sz="4" w:space="0" w:color="auto"/>
              <w:left w:val="single" w:sz="4" w:space="0" w:color="auto"/>
              <w:bottom w:val="single" w:sz="4" w:space="0" w:color="auto"/>
              <w:right w:val="single" w:sz="4" w:space="0" w:color="auto"/>
            </w:tcBorders>
            <w:vAlign w:val="center"/>
            <w:hideMark/>
          </w:tcPr>
          <w:p w14:paraId="19133584" w14:textId="77777777" w:rsidR="003A2BA2" w:rsidRPr="00EE75EB" w:rsidRDefault="003A2BA2" w:rsidP="00FA32A2">
            <w:pPr>
              <w:rPr>
                <w:rFonts w:cs="Times New Roman"/>
                <w:bCs/>
              </w:rPr>
            </w:pPr>
          </w:p>
        </w:tc>
      </w:tr>
      <w:tr w:rsidR="007C2FD7" w:rsidRPr="00EE75EB" w14:paraId="2BC371AD" w14:textId="77777777" w:rsidTr="00FA32A2">
        <w:trPr>
          <w:jc w:val="center"/>
        </w:trPr>
        <w:tc>
          <w:tcPr>
            <w:tcW w:w="3738" w:type="dxa"/>
            <w:tcBorders>
              <w:top w:val="single" w:sz="4" w:space="0" w:color="auto"/>
              <w:left w:val="single" w:sz="4" w:space="0" w:color="auto"/>
              <w:bottom w:val="single" w:sz="4" w:space="0" w:color="auto"/>
              <w:right w:val="single" w:sz="4" w:space="0" w:color="auto"/>
            </w:tcBorders>
            <w:vAlign w:val="center"/>
            <w:hideMark/>
          </w:tcPr>
          <w:p w14:paraId="306A64C2" w14:textId="77777777" w:rsidR="003A2BA2" w:rsidRPr="00EE75EB" w:rsidRDefault="003A2BA2" w:rsidP="00CF2088">
            <w:pPr>
              <w:rPr>
                <w:rFonts w:cs="Times New Roman"/>
                <w:szCs w:val="24"/>
              </w:rPr>
            </w:pPr>
            <w:r w:rsidRPr="00EE75EB">
              <w:rPr>
                <w:rFonts w:cs="Times New Roman"/>
                <w:szCs w:val="24"/>
              </w:rPr>
              <w:t>Nội dung 1: Giới thiệu về đồ họa trong game, các thuật ngữ khái niệm cơ bản</w:t>
            </w:r>
          </w:p>
        </w:tc>
        <w:tc>
          <w:tcPr>
            <w:tcW w:w="981" w:type="dxa"/>
            <w:tcBorders>
              <w:top w:val="single" w:sz="4" w:space="0" w:color="auto"/>
              <w:left w:val="single" w:sz="4" w:space="0" w:color="auto"/>
              <w:bottom w:val="single" w:sz="4" w:space="0" w:color="auto"/>
              <w:right w:val="single" w:sz="4" w:space="0" w:color="auto"/>
            </w:tcBorders>
            <w:vAlign w:val="center"/>
            <w:hideMark/>
          </w:tcPr>
          <w:p w14:paraId="7CA822A4" w14:textId="77777777" w:rsidR="003A2BA2" w:rsidRPr="00EE75EB" w:rsidRDefault="003A2BA2" w:rsidP="00FA32A2">
            <w:pPr>
              <w:jc w:val="center"/>
              <w:rPr>
                <w:rFonts w:cs="Times New Roman"/>
              </w:rPr>
            </w:pPr>
            <w:r w:rsidRPr="00EE75EB">
              <w:rPr>
                <w:rFonts w:cs="Times New Roman"/>
              </w:rPr>
              <w:t>2</w:t>
            </w:r>
          </w:p>
        </w:tc>
        <w:tc>
          <w:tcPr>
            <w:tcW w:w="1170" w:type="dxa"/>
            <w:tcBorders>
              <w:top w:val="single" w:sz="4" w:space="0" w:color="auto"/>
              <w:left w:val="single" w:sz="4" w:space="0" w:color="auto"/>
              <w:bottom w:val="single" w:sz="4" w:space="0" w:color="auto"/>
              <w:right w:val="single" w:sz="4" w:space="0" w:color="auto"/>
            </w:tcBorders>
            <w:vAlign w:val="center"/>
          </w:tcPr>
          <w:p w14:paraId="5945E84F" w14:textId="77777777" w:rsidR="003A2BA2" w:rsidRPr="00EE75EB" w:rsidRDefault="003A2BA2" w:rsidP="00FA32A2">
            <w:pPr>
              <w:jc w:val="center"/>
              <w:rPr>
                <w:rFonts w:cs="Times New Roman"/>
              </w:rPr>
            </w:pPr>
          </w:p>
        </w:tc>
        <w:tc>
          <w:tcPr>
            <w:tcW w:w="810" w:type="dxa"/>
            <w:tcBorders>
              <w:top w:val="single" w:sz="4" w:space="0" w:color="auto"/>
              <w:left w:val="single" w:sz="4" w:space="0" w:color="auto"/>
              <w:bottom w:val="single" w:sz="4" w:space="0" w:color="auto"/>
              <w:right w:val="single" w:sz="4" w:space="0" w:color="auto"/>
            </w:tcBorders>
            <w:vAlign w:val="center"/>
          </w:tcPr>
          <w:p w14:paraId="69EE0CEB" w14:textId="77777777" w:rsidR="003A2BA2" w:rsidRPr="00EE75EB" w:rsidRDefault="003A2BA2" w:rsidP="00FA32A2">
            <w:pPr>
              <w:jc w:val="center"/>
              <w:rPr>
                <w:rFonts w:cs="Times New Roman"/>
              </w:rPr>
            </w:pPr>
          </w:p>
        </w:tc>
        <w:tc>
          <w:tcPr>
            <w:tcW w:w="808" w:type="dxa"/>
            <w:tcBorders>
              <w:top w:val="single" w:sz="4" w:space="0" w:color="auto"/>
              <w:left w:val="single" w:sz="4" w:space="0" w:color="auto"/>
              <w:bottom w:val="single" w:sz="4" w:space="0" w:color="auto"/>
              <w:right w:val="single" w:sz="4" w:space="0" w:color="auto"/>
            </w:tcBorders>
            <w:vAlign w:val="center"/>
          </w:tcPr>
          <w:p w14:paraId="6C7274A0" w14:textId="77777777" w:rsidR="003A2BA2" w:rsidRPr="00EE75EB" w:rsidRDefault="003A2BA2" w:rsidP="00FA32A2">
            <w:pPr>
              <w:jc w:val="center"/>
              <w:rPr>
                <w:rFonts w:cs="Times New Roman"/>
              </w:rPr>
            </w:pPr>
          </w:p>
        </w:tc>
        <w:tc>
          <w:tcPr>
            <w:tcW w:w="720" w:type="dxa"/>
            <w:tcBorders>
              <w:top w:val="single" w:sz="4" w:space="0" w:color="auto"/>
              <w:left w:val="single" w:sz="4" w:space="0" w:color="auto"/>
              <w:bottom w:val="single" w:sz="4" w:space="0" w:color="auto"/>
              <w:right w:val="single" w:sz="4" w:space="0" w:color="auto"/>
            </w:tcBorders>
            <w:vAlign w:val="center"/>
            <w:hideMark/>
          </w:tcPr>
          <w:p w14:paraId="7DF1157B" w14:textId="77777777" w:rsidR="003A2BA2" w:rsidRPr="00EE75EB" w:rsidRDefault="003A2BA2" w:rsidP="00FA32A2">
            <w:pPr>
              <w:jc w:val="center"/>
              <w:rPr>
                <w:rFonts w:cs="Times New Roman"/>
              </w:rPr>
            </w:pPr>
          </w:p>
        </w:tc>
        <w:tc>
          <w:tcPr>
            <w:tcW w:w="1028" w:type="dxa"/>
            <w:tcBorders>
              <w:top w:val="single" w:sz="4" w:space="0" w:color="auto"/>
              <w:left w:val="single" w:sz="4" w:space="0" w:color="auto"/>
              <w:bottom w:val="single" w:sz="4" w:space="0" w:color="auto"/>
              <w:right w:val="single" w:sz="4" w:space="0" w:color="auto"/>
            </w:tcBorders>
            <w:vAlign w:val="center"/>
            <w:hideMark/>
          </w:tcPr>
          <w:p w14:paraId="24D21D86" w14:textId="77777777" w:rsidR="003A2BA2" w:rsidRPr="00EE75EB" w:rsidRDefault="003A2BA2" w:rsidP="00FA32A2">
            <w:pPr>
              <w:jc w:val="center"/>
              <w:rPr>
                <w:rFonts w:cs="Times New Roman"/>
              </w:rPr>
            </w:pPr>
            <w:r w:rsidRPr="00EE75EB">
              <w:rPr>
                <w:rFonts w:cs="Times New Roman"/>
              </w:rPr>
              <w:t>2</w:t>
            </w:r>
          </w:p>
        </w:tc>
      </w:tr>
      <w:tr w:rsidR="007C2FD7" w:rsidRPr="00EE75EB" w14:paraId="3386202C" w14:textId="77777777" w:rsidTr="00FA32A2">
        <w:trPr>
          <w:jc w:val="center"/>
        </w:trPr>
        <w:tc>
          <w:tcPr>
            <w:tcW w:w="3738" w:type="dxa"/>
            <w:tcBorders>
              <w:top w:val="single" w:sz="4" w:space="0" w:color="auto"/>
              <w:left w:val="single" w:sz="4" w:space="0" w:color="auto"/>
              <w:bottom w:val="single" w:sz="4" w:space="0" w:color="auto"/>
              <w:right w:val="single" w:sz="4" w:space="0" w:color="auto"/>
            </w:tcBorders>
            <w:vAlign w:val="center"/>
          </w:tcPr>
          <w:p w14:paraId="12055B9D" w14:textId="6BFBAAB5" w:rsidR="003A2BA2" w:rsidRPr="00EE75EB" w:rsidRDefault="003A2BA2" w:rsidP="00477EAA">
            <w:pPr>
              <w:rPr>
                <w:rFonts w:cs="Times New Roman"/>
                <w:szCs w:val="24"/>
              </w:rPr>
            </w:pPr>
            <w:r w:rsidRPr="00EE75EB">
              <w:rPr>
                <w:rFonts w:cs="Times New Roman"/>
                <w:szCs w:val="24"/>
              </w:rPr>
              <w:t xml:space="preserve">Nội dung </w:t>
            </w:r>
            <w:r w:rsidR="00477EAA">
              <w:rPr>
                <w:rFonts w:cs="Times New Roman"/>
                <w:szCs w:val="24"/>
              </w:rPr>
              <w:t>2</w:t>
            </w:r>
            <w:r w:rsidRPr="00EE75EB">
              <w:rPr>
                <w:rFonts w:cs="Times New Roman"/>
                <w:szCs w:val="24"/>
              </w:rPr>
              <w:t>: Giới thiệu về đồ họa 2D, đồ họa 3D, khái niệm toán học trong đồ họa</w:t>
            </w:r>
          </w:p>
        </w:tc>
        <w:tc>
          <w:tcPr>
            <w:tcW w:w="981" w:type="dxa"/>
            <w:tcBorders>
              <w:top w:val="single" w:sz="4" w:space="0" w:color="auto"/>
              <w:left w:val="single" w:sz="4" w:space="0" w:color="auto"/>
              <w:bottom w:val="single" w:sz="4" w:space="0" w:color="auto"/>
              <w:right w:val="single" w:sz="4" w:space="0" w:color="auto"/>
            </w:tcBorders>
            <w:vAlign w:val="center"/>
          </w:tcPr>
          <w:p w14:paraId="729850C7" w14:textId="77777777" w:rsidR="003A2BA2" w:rsidRPr="00EE75EB" w:rsidRDefault="003A2BA2" w:rsidP="00FA32A2">
            <w:pPr>
              <w:jc w:val="center"/>
              <w:rPr>
                <w:rFonts w:cs="Times New Roman"/>
              </w:rPr>
            </w:pPr>
            <w:r w:rsidRPr="00EE75EB">
              <w:rPr>
                <w:rFonts w:cs="Times New Roman"/>
              </w:rPr>
              <w:t>2</w:t>
            </w:r>
          </w:p>
        </w:tc>
        <w:tc>
          <w:tcPr>
            <w:tcW w:w="1170" w:type="dxa"/>
            <w:tcBorders>
              <w:top w:val="single" w:sz="4" w:space="0" w:color="auto"/>
              <w:left w:val="single" w:sz="4" w:space="0" w:color="auto"/>
              <w:bottom w:val="single" w:sz="4" w:space="0" w:color="auto"/>
              <w:right w:val="single" w:sz="4" w:space="0" w:color="auto"/>
            </w:tcBorders>
            <w:vAlign w:val="center"/>
          </w:tcPr>
          <w:p w14:paraId="585FCBB7" w14:textId="77777777" w:rsidR="003A2BA2" w:rsidRPr="00EE75EB" w:rsidRDefault="003A2BA2" w:rsidP="00FA32A2">
            <w:pPr>
              <w:jc w:val="center"/>
              <w:rPr>
                <w:rFonts w:cs="Times New Roman"/>
              </w:rPr>
            </w:pPr>
          </w:p>
        </w:tc>
        <w:tc>
          <w:tcPr>
            <w:tcW w:w="810" w:type="dxa"/>
            <w:tcBorders>
              <w:top w:val="single" w:sz="4" w:space="0" w:color="auto"/>
              <w:left w:val="single" w:sz="4" w:space="0" w:color="auto"/>
              <w:bottom w:val="single" w:sz="4" w:space="0" w:color="auto"/>
              <w:right w:val="single" w:sz="4" w:space="0" w:color="auto"/>
            </w:tcBorders>
            <w:vAlign w:val="center"/>
          </w:tcPr>
          <w:p w14:paraId="6E171B32" w14:textId="77777777" w:rsidR="003A2BA2" w:rsidRPr="00EE75EB" w:rsidRDefault="003A2BA2" w:rsidP="00FA32A2">
            <w:pPr>
              <w:jc w:val="center"/>
              <w:rPr>
                <w:rFonts w:cs="Times New Roman"/>
              </w:rPr>
            </w:pPr>
          </w:p>
        </w:tc>
        <w:tc>
          <w:tcPr>
            <w:tcW w:w="808" w:type="dxa"/>
            <w:tcBorders>
              <w:top w:val="single" w:sz="4" w:space="0" w:color="auto"/>
              <w:left w:val="single" w:sz="4" w:space="0" w:color="auto"/>
              <w:bottom w:val="single" w:sz="4" w:space="0" w:color="auto"/>
              <w:right w:val="single" w:sz="4" w:space="0" w:color="auto"/>
            </w:tcBorders>
            <w:vAlign w:val="center"/>
          </w:tcPr>
          <w:p w14:paraId="077B46B4" w14:textId="77777777" w:rsidR="003A2BA2" w:rsidRPr="00EE75EB" w:rsidRDefault="003A2BA2" w:rsidP="00FA32A2">
            <w:pPr>
              <w:jc w:val="center"/>
              <w:rPr>
                <w:rFonts w:cs="Times New Roman"/>
              </w:rPr>
            </w:pPr>
          </w:p>
        </w:tc>
        <w:tc>
          <w:tcPr>
            <w:tcW w:w="720" w:type="dxa"/>
            <w:tcBorders>
              <w:top w:val="single" w:sz="4" w:space="0" w:color="auto"/>
              <w:left w:val="single" w:sz="4" w:space="0" w:color="auto"/>
              <w:bottom w:val="single" w:sz="4" w:space="0" w:color="auto"/>
              <w:right w:val="single" w:sz="4" w:space="0" w:color="auto"/>
            </w:tcBorders>
            <w:vAlign w:val="center"/>
          </w:tcPr>
          <w:p w14:paraId="1F540C7C" w14:textId="77777777" w:rsidR="003A2BA2" w:rsidRPr="00EE75EB" w:rsidRDefault="003A2BA2" w:rsidP="00FA32A2">
            <w:pPr>
              <w:jc w:val="center"/>
              <w:rPr>
                <w:rFonts w:cs="Times New Roman"/>
              </w:rPr>
            </w:pPr>
          </w:p>
        </w:tc>
        <w:tc>
          <w:tcPr>
            <w:tcW w:w="1028" w:type="dxa"/>
            <w:tcBorders>
              <w:top w:val="single" w:sz="4" w:space="0" w:color="auto"/>
              <w:left w:val="single" w:sz="4" w:space="0" w:color="auto"/>
              <w:bottom w:val="single" w:sz="4" w:space="0" w:color="auto"/>
              <w:right w:val="single" w:sz="4" w:space="0" w:color="auto"/>
            </w:tcBorders>
            <w:vAlign w:val="center"/>
          </w:tcPr>
          <w:p w14:paraId="766FA126" w14:textId="77777777" w:rsidR="003A2BA2" w:rsidRPr="00EE75EB" w:rsidRDefault="003A2BA2" w:rsidP="00FA32A2">
            <w:pPr>
              <w:jc w:val="center"/>
              <w:rPr>
                <w:rFonts w:cs="Times New Roman"/>
              </w:rPr>
            </w:pPr>
            <w:r w:rsidRPr="00EE75EB">
              <w:rPr>
                <w:rFonts w:cs="Times New Roman"/>
              </w:rPr>
              <w:t>2</w:t>
            </w:r>
          </w:p>
        </w:tc>
      </w:tr>
      <w:tr w:rsidR="007C2FD7" w:rsidRPr="00EE75EB" w14:paraId="177F3852" w14:textId="77777777" w:rsidTr="00FA32A2">
        <w:trPr>
          <w:jc w:val="center"/>
        </w:trPr>
        <w:tc>
          <w:tcPr>
            <w:tcW w:w="3738" w:type="dxa"/>
            <w:tcBorders>
              <w:top w:val="single" w:sz="4" w:space="0" w:color="auto"/>
              <w:left w:val="single" w:sz="4" w:space="0" w:color="auto"/>
              <w:bottom w:val="single" w:sz="4" w:space="0" w:color="auto"/>
              <w:right w:val="single" w:sz="4" w:space="0" w:color="auto"/>
            </w:tcBorders>
            <w:vAlign w:val="center"/>
          </w:tcPr>
          <w:p w14:paraId="2CEEE8F7" w14:textId="41698BFD" w:rsidR="003A2BA2" w:rsidRPr="00EE75EB" w:rsidRDefault="003A2BA2" w:rsidP="00A54E51">
            <w:pPr>
              <w:rPr>
                <w:rFonts w:cs="Times New Roman"/>
                <w:szCs w:val="24"/>
              </w:rPr>
            </w:pPr>
            <w:r w:rsidRPr="00EE75EB">
              <w:rPr>
                <w:rFonts w:cs="Times New Roman"/>
                <w:szCs w:val="24"/>
              </w:rPr>
              <w:t xml:space="preserve">Nội dung </w:t>
            </w:r>
            <w:r w:rsidR="009D7031">
              <w:rPr>
                <w:rFonts w:cs="Times New Roman"/>
                <w:szCs w:val="24"/>
              </w:rPr>
              <w:t>3</w:t>
            </w:r>
            <w:r w:rsidRPr="00EE75EB">
              <w:rPr>
                <w:rFonts w:cs="Times New Roman"/>
                <w:szCs w:val="24"/>
              </w:rPr>
              <w:t xml:space="preserve">: </w:t>
            </w:r>
            <w:r w:rsidR="00477EAA">
              <w:rPr>
                <w:rFonts w:cs="Times New Roman"/>
                <w:szCs w:val="24"/>
              </w:rPr>
              <w:t>Giới thiệu các kỹ thuật kết xuất hình ảnh, kỹ thuật dò tia Ray Tracing</w:t>
            </w:r>
            <w:r w:rsidR="00A54E51">
              <w:rPr>
                <w:rFonts w:cs="Times New Roman"/>
                <w:szCs w:val="24"/>
              </w:rPr>
              <w:t>, Rasterization</w:t>
            </w:r>
          </w:p>
        </w:tc>
        <w:tc>
          <w:tcPr>
            <w:tcW w:w="981" w:type="dxa"/>
            <w:tcBorders>
              <w:top w:val="single" w:sz="4" w:space="0" w:color="auto"/>
              <w:left w:val="single" w:sz="4" w:space="0" w:color="auto"/>
              <w:bottom w:val="single" w:sz="4" w:space="0" w:color="auto"/>
              <w:right w:val="single" w:sz="4" w:space="0" w:color="auto"/>
            </w:tcBorders>
            <w:vAlign w:val="center"/>
          </w:tcPr>
          <w:p w14:paraId="646C1861" w14:textId="77777777" w:rsidR="003A2BA2" w:rsidRPr="00EE75EB" w:rsidRDefault="003A2BA2" w:rsidP="00FA32A2">
            <w:pPr>
              <w:jc w:val="center"/>
              <w:rPr>
                <w:rFonts w:cs="Times New Roman"/>
              </w:rPr>
            </w:pPr>
            <w:r w:rsidRPr="00EE75EB">
              <w:rPr>
                <w:rFonts w:cs="Times New Roman"/>
              </w:rPr>
              <w:t>2</w:t>
            </w:r>
          </w:p>
        </w:tc>
        <w:tc>
          <w:tcPr>
            <w:tcW w:w="1170" w:type="dxa"/>
            <w:tcBorders>
              <w:top w:val="single" w:sz="4" w:space="0" w:color="auto"/>
              <w:left w:val="single" w:sz="4" w:space="0" w:color="auto"/>
              <w:bottom w:val="single" w:sz="4" w:space="0" w:color="auto"/>
              <w:right w:val="single" w:sz="4" w:space="0" w:color="auto"/>
            </w:tcBorders>
            <w:vAlign w:val="center"/>
          </w:tcPr>
          <w:p w14:paraId="21F03A79" w14:textId="27752215" w:rsidR="003A2BA2" w:rsidRPr="00EE75EB" w:rsidRDefault="00F53E21" w:rsidP="00FA32A2">
            <w:pPr>
              <w:jc w:val="center"/>
              <w:rPr>
                <w:rFonts w:cs="Times New Roman"/>
              </w:rPr>
            </w:pPr>
            <w:r>
              <w:rPr>
                <w:rFonts w:cs="Times New Roman"/>
              </w:rPr>
              <w:t>2</w:t>
            </w:r>
          </w:p>
        </w:tc>
        <w:tc>
          <w:tcPr>
            <w:tcW w:w="810" w:type="dxa"/>
            <w:tcBorders>
              <w:top w:val="single" w:sz="4" w:space="0" w:color="auto"/>
              <w:left w:val="single" w:sz="4" w:space="0" w:color="auto"/>
              <w:bottom w:val="single" w:sz="4" w:space="0" w:color="auto"/>
              <w:right w:val="single" w:sz="4" w:space="0" w:color="auto"/>
            </w:tcBorders>
            <w:vAlign w:val="center"/>
          </w:tcPr>
          <w:p w14:paraId="180009C1" w14:textId="77777777" w:rsidR="003A2BA2" w:rsidRPr="00EE75EB" w:rsidRDefault="003A2BA2" w:rsidP="00FA32A2">
            <w:pPr>
              <w:jc w:val="center"/>
              <w:rPr>
                <w:rFonts w:cs="Times New Roman"/>
              </w:rPr>
            </w:pPr>
          </w:p>
        </w:tc>
        <w:tc>
          <w:tcPr>
            <w:tcW w:w="808" w:type="dxa"/>
            <w:tcBorders>
              <w:top w:val="single" w:sz="4" w:space="0" w:color="auto"/>
              <w:left w:val="single" w:sz="4" w:space="0" w:color="auto"/>
              <w:bottom w:val="single" w:sz="4" w:space="0" w:color="auto"/>
              <w:right w:val="single" w:sz="4" w:space="0" w:color="auto"/>
            </w:tcBorders>
            <w:vAlign w:val="center"/>
          </w:tcPr>
          <w:p w14:paraId="5482E3C4" w14:textId="45FF330C" w:rsidR="003A2BA2" w:rsidRPr="00EE75EB" w:rsidRDefault="003A2BA2" w:rsidP="00FA32A2">
            <w:pPr>
              <w:jc w:val="center"/>
              <w:rPr>
                <w:rFonts w:cs="Times New Roman"/>
              </w:rPr>
            </w:pPr>
          </w:p>
        </w:tc>
        <w:tc>
          <w:tcPr>
            <w:tcW w:w="720" w:type="dxa"/>
            <w:tcBorders>
              <w:top w:val="single" w:sz="4" w:space="0" w:color="auto"/>
              <w:left w:val="single" w:sz="4" w:space="0" w:color="auto"/>
              <w:bottom w:val="single" w:sz="4" w:space="0" w:color="auto"/>
              <w:right w:val="single" w:sz="4" w:space="0" w:color="auto"/>
            </w:tcBorders>
            <w:vAlign w:val="center"/>
          </w:tcPr>
          <w:p w14:paraId="3C68A7F3" w14:textId="77777777" w:rsidR="003A2BA2" w:rsidRPr="00EE75EB" w:rsidRDefault="003A2BA2" w:rsidP="00FA32A2">
            <w:pPr>
              <w:jc w:val="center"/>
              <w:rPr>
                <w:rFonts w:cs="Times New Roman"/>
              </w:rPr>
            </w:pPr>
          </w:p>
        </w:tc>
        <w:tc>
          <w:tcPr>
            <w:tcW w:w="1028" w:type="dxa"/>
            <w:tcBorders>
              <w:top w:val="single" w:sz="4" w:space="0" w:color="auto"/>
              <w:left w:val="single" w:sz="4" w:space="0" w:color="auto"/>
              <w:bottom w:val="single" w:sz="4" w:space="0" w:color="auto"/>
              <w:right w:val="single" w:sz="4" w:space="0" w:color="auto"/>
            </w:tcBorders>
            <w:vAlign w:val="center"/>
          </w:tcPr>
          <w:p w14:paraId="15FFF5A3" w14:textId="428AB626" w:rsidR="003A2BA2" w:rsidRPr="00EE75EB" w:rsidRDefault="00B41D7A" w:rsidP="00FA32A2">
            <w:pPr>
              <w:jc w:val="center"/>
              <w:rPr>
                <w:rFonts w:cs="Times New Roman"/>
              </w:rPr>
            </w:pPr>
            <w:r>
              <w:rPr>
                <w:rFonts w:cs="Times New Roman"/>
              </w:rPr>
              <w:t>4</w:t>
            </w:r>
          </w:p>
        </w:tc>
      </w:tr>
      <w:tr w:rsidR="007C2FD7" w:rsidRPr="00EE75EB" w14:paraId="1689E150" w14:textId="77777777" w:rsidTr="00FA32A2">
        <w:trPr>
          <w:trHeight w:val="70"/>
          <w:jc w:val="center"/>
        </w:trPr>
        <w:tc>
          <w:tcPr>
            <w:tcW w:w="3738" w:type="dxa"/>
            <w:tcBorders>
              <w:top w:val="single" w:sz="4" w:space="0" w:color="auto"/>
              <w:left w:val="single" w:sz="4" w:space="0" w:color="auto"/>
              <w:bottom w:val="single" w:sz="4" w:space="0" w:color="auto"/>
              <w:right w:val="single" w:sz="4" w:space="0" w:color="auto"/>
            </w:tcBorders>
            <w:vAlign w:val="center"/>
          </w:tcPr>
          <w:p w14:paraId="68F8B0AF" w14:textId="4CF20E1B" w:rsidR="003A2BA2" w:rsidRPr="00EE75EB" w:rsidRDefault="003A2BA2" w:rsidP="009D7031">
            <w:pPr>
              <w:spacing w:before="60" w:after="60"/>
              <w:rPr>
                <w:rFonts w:cs="Times New Roman"/>
                <w:szCs w:val="24"/>
              </w:rPr>
            </w:pPr>
            <w:r w:rsidRPr="00EE75EB">
              <w:rPr>
                <w:rFonts w:cs="Times New Roman"/>
                <w:szCs w:val="24"/>
              </w:rPr>
              <w:t xml:space="preserve">Nội dung </w:t>
            </w:r>
            <w:r w:rsidR="0012554F">
              <w:rPr>
                <w:rFonts w:cs="Times New Roman"/>
                <w:szCs w:val="24"/>
              </w:rPr>
              <w:t>4</w:t>
            </w:r>
            <w:r w:rsidRPr="00EE75EB">
              <w:rPr>
                <w:rFonts w:cs="Times New Roman"/>
                <w:szCs w:val="24"/>
              </w:rPr>
              <w:t xml:space="preserve">: </w:t>
            </w:r>
            <w:r w:rsidRPr="00CA6FFD">
              <w:rPr>
                <w:rFonts w:cs="Times New Roman"/>
                <w:szCs w:val="24"/>
              </w:rPr>
              <w:t xml:space="preserve">Giới thiệu về </w:t>
            </w:r>
            <w:r w:rsidR="00E83167">
              <w:rPr>
                <w:rFonts w:cs="Times New Roman"/>
                <w:szCs w:val="24"/>
              </w:rPr>
              <w:t>hiệu ứng chiếu sáng,</w:t>
            </w:r>
            <w:r w:rsidR="00B41D7A">
              <w:rPr>
                <w:rFonts w:cs="Times New Roman"/>
                <w:szCs w:val="24"/>
              </w:rPr>
              <w:t xml:space="preserve"> </w:t>
            </w:r>
            <w:r w:rsidR="00E83167">
              <w:rPr>
                <w:rFonts w:cs="Times New Roman"/>
                <w:szCs w:val="24"/>
              </w:rPr>
              <w:t>vật liệu bề mặt</w:t>
            </w:r>
          </w:p>
        </w:tc>
        <w:tc>
          <w:tcPr>
            <w:tcW w:w="981" w:type="dxa"/>
            <w:tcBorders>
              <w:top w:val="single" w:sz="4" w:space="0" w:color="auto"/>
              <w:left w:val="single" w:sz="4" w:space="0" w:color="auto"/>
              <w:bottom w:val="single" w:sz="4" w:space="0" w:color="auto"/>
              <w:right w:val="single" w:sz="4" w:space="0" w:color="auto"/>
            </w:tcBorders>
            <w:vAlign w:val="center"/>
          </w:tcPr>
          <w:p w14:paraId="279F2249" w14:textId="6A0D606D" w:rsidR="003A2BA2" w:rsidRPr="00EE75EB" w:rsidRDefault="00B41D7A" w:rsidP="00FA32A2">
            <w:pPr>
              <w:jc w:val="center"/>
              <w:rPr>
                <w:rFonts w:cs="Times New Roman"/>
              </w:rPr>
            </w:pPr>
            <w:r>
              <w:rPr>
                <w:rFonts w:cs="Times New Roman"/>
              </w:rPr>
              <w:t>4</w:t>
            </w:r>
          </w:p>
        </w:tc>
        <w:tc>
          <w:tcPr>
            <w:tcW w:w="1170" w:type="dxa"/>
            <w:tcBorders>
              <w:top w:val="single" w:sz="4" w:space="0" w:color="auto"/>
              <w:left w:val="single" w:sz="4" w:space="0" w:color="auto"/>
              <w:bottom w:val="single" w:sz="4" w:space="0" w:color="auto"/>
              <w:right w:val="single" w:sz="4" w:space="0" w:color="auto"/>
            </w:tcBorders>
            <w:vAlign w:val="center"/>
          </w:tcPr>
          <w:p w14:paraId="1EF315E6" w14:textId="53A950C6" w:rsidR="003A2BA2" w:rsidRPr="00EE75EB" w:rsidRDefault="00F53E21" w:rsidP="00FA32A2">
            <w:pPr>
              <w:jc w:val="center"/>
              <w:rPr>
                <w:rFonts w:cs="Times New Roman"/>
              </w:rPr>
            </w:pPr>
            <w:r>
              <w:rPr>
                <w:rFonts w:cs="Times New Roman"/>
              </w:rPr>
              <w:t>2</w:t>
            </w:r>
          </w:p>
        </w:tc>
        <w:tc>
          <w:tcPr>
            <w:tcW w:w="810" w:type="dxa"/>
            <w:tcBorders>
              <w:top w:val="single" w:sz="4" w:space="0" w:color="auto"/>
              <w:left w:val="single" w:sz="4" w:space="0" w:color="auto"/>
              <w:bottom w:val="single" w:sz="4" w:space="0" w:color="auto"/>
              <w:right w:val="single" w:sz="4" w:space="0" w:color="auto"/>
            </w:tcBorders>
            <w:vAlign w:val="center"/>
          </w:tcPr>
          <w:p w14:paraId="6E9BE80D" w14:textId="77777777" w:rsidR="003A2BA2" w:rsidRPr="00EE75EB" w:rsidRDefault="003A2BA2" w:rsidP="00FA32A2">
            <w:pPr>
              <w:jc w:val="center"/>
              <w:rPr>
                <w:rFonts w:cs="Times New Roman"/>
              </w:rPr>
            </w:pPr>
          </w:p>
        </w:tc>
        <w:tc>
          <w:tcPr>
            <w:tcW w:w="808" w:type="dxa"/>
            <w:tcBorders>
              <w:top w:val="single" w:sz="4" w:space="0" w:color="auto"/>
              <w:left w:val="single" w:sz="4" w:space="0" w:color="auto"/>
              <w:bottom w:val="single" w:sz="4" w:space="0" w:color="auto"/>
              <w:right w:val="single" w:sz="4" w:space="0" w:color="auto"/>
            </w:tcBorders>
            <w:vAlign w:val="center"/>
          </w:tcPr>
          <w:p w14:paraId="6E223035" w14:textId="281197F4" w:rsidR="003A2BA2" w:rsidRPr="00EE75EB" w:rsidRDefault="003A2BA2" w:rsidP="00FA32A2">
            <w:pPr>
              <w:jc w:val="center"/>
              <w:rPr>
                <w:rFonts w:cs="Times New Roman"/>
              </w:rPr>
            </w:pPr>
          </w:p>
        </w:tc>
        <w:tc>
          <w:tcPr>
            <w:tcW w:w="720" w:type="dxa"/>
            <w:tcBorders>
              <w:top w:val="single" w:sz="4" w:space="0" w:color="auto"/>
              <w:left w:val="single" w:sz="4" w:space="0" w:color="auto"/>
              <w:bottom w:val="single" w:sz="4" w:space="0" w:color="auto"/>
              <w:right w:val="single" w:sz="4" w:space="0" w:color="auto"/>
            </w:tcBorders>
            <w:vAlign w:val="center"/>
          </w:tcPr>
          <w:p w14:paraId="30A05A44" w14:textId="77777777" w:rsidR="003A2BA2" w:rsidRPr="00EE75EB" w:rsidRDefault="003A2BA2" w:rsidP="00FA32A2">
            <w:pPr>
              <w:jc w:val="center"/>
              <w:rPr>
                <w:rFonts w:cs="Times New Roman"/>
              </w:rPr>
            </w:pPr>
          </w:p>
        </w:tc>
        <w:tc>
          <w:tcPr>
            <w:tcW w:w="1028" w:type="dxa"/>
            <w:tcBorders>
              <w:top w:val="single" w:sz="4" w:space="0" w:color="auto"/>
              <w:left w:val="single" w:sz="4" w:space="0" w:color="auto"/>
              <w:bottom w:val="single" w:sz="4" w:space="0" w:color="auto"/>
              <w:right w:val="single" w:sz="4" w:space="0" w:color="auto"/>
            </w:tcBorders>
          </w:tcPr>
          <w:p w14:paraId="12B3A3AB" w14:textId="77777777" w:rsidR="003A2BA2" w:rsidRPr="00EE75EB" w:rsidRDefault="003A2BA2" w:rsidP="00FA32A2">
            <w:pPr>
              <w:jc w:val="center"/>
              <w:rPr>
                <w:rFonts w:cs="Times New Roman"/>
              </w:rPr>
            </w:pPr>
          </w:p>
          <w:p w14:paraId="109A9D1B" w14:textId="27C7B385" w:rsidR="003A2BA2" w:rsidRPr="00EE75EB" w:rsidRDefault="00B41D7A" w:rsidP="00FA32A2">
            <w:pPr>
              <w:jc w:val="center"/>
              <w:rPr>
                <w:rFonts w:cs="Times New Roman"/>
              </w:rPr>
            </w:pPr>
            <w:r>
              <w:rPr>
                <w:rFonts w:cs="Times New Roman"/>
              </w:rPr>
              <w:t>6</w:t>
            </w:r>
          </w:p>
        </w:tc>
      </w:tr>
      <w:tr w:rsidR="007C2FD7" w:rsidRPr="00EE75EB" w14:paraId="2A85D18D" w14:textId="77777777" w:rsidTr="00FA32A2">
        <w:trPr>
          <w:trHeight w:val="70"/>
          <w:jc w:val="center"/>
        </w:trPr>
        <w:tc>
          <w:tcPr>
            <w:tcW w:w="3738" w:type="dxa"/>
            <w:tcBorders>
              <w:top w:val="single" w:sz="4" w:space="0" w:color="auto"/>
              <w:left w:val="single" w:sz="4" w:space="0" w:color="auto"/>
              <w:bottom w:val="single" w:sz="4" w:space="0" w:color="auto"/>
              <w:right w:val="single" w:sz="4" w:space="0" w:color="auto"/>
            </w:tcBorders>
            <w:vAlign w:val="center"/>
          </w:tcPr>
          <w:p w14:paraId="42957EFF" w14:textId="0BEDF3CA" w:rsidR="003A2BA2" w:rsidRPr="00EE75EB" w:rsidRDefault="003A2BA2" w:rsidP="009D7031">
            <w:pPr>
              <w:spacing w:before="60" w:after="60"/>
              <w:rPr>
                <w:rFonts w:cs="Times New Roman"/>
                <w:szCs w:val="24"/>
              </w:rPr>
            </w:pPr>
            <w:r w:rsidRPr="00EE75EB">
              <w:rPr>
                <w:rFonts w:cs="Times New Roman"/>
                <w:szCs w:val="24"/>
              </w:rPr>
              <w:t xml:space="preserve">Nội dung </w:t>
            </w:r>
            <w:r w:rsidR="0012554F">
              <w:rPr>
                <w:rFonts w:cs="Times New Roman"/>
                <w:szCs w:val="24"/>
              </w:rPr>
              <w:t>5</w:t>
            </w:r>
            <w:r w:rsidRPr="00EE75EB">
              <w:rPr>
                <w:rFonts w:cs="Times New Roman"/>
                <w:szCs w:val="24"/>
              </w:rPr>
              <w:t xml:space="preserve">: </w:t>
            </w:r>
            <w:r w:rsidRPr="00CA6FFD">
              <w:rPr>
                <w:rFonts w:cs="Times New Roman"/>
                <w:szCs w:val="24"/>
              </w:rPr>
              <w:t xml:space="preserve">Giới thiệu về </w:t>
            </w:r>
            <w:r w:rsidR="00E83167">
              <w:rPr>
                <w:rFonts w:cs="Times New Roman"/>
                <w:szCs w:val="24"/>
              </w:rPr>
              <w:t>các dạng bóng trong đồ họa</w:t>
            </w:r>
          </w:p>
        </w:tc>
        <w:tc>
          <w:tcPr>
            <w:tcW w:w="981" w:type="dxa"/>
            <w:tcBorders>
              <w:top w:val="single" w:sz="4" w:space="0" w:color="auto"/>
              <w:left w:val="single" w:sz="4" w:space="0" w:color="auto"/>
              <w:bottom w:val="single" w:sz="4" w:space="0" w:color="auto"/>
              <w:right w:val="single" w:sz="4" w:space="0" w:color="auto"/>
            </w:tcBorders>
            <w:vAlign w:val="center"/>
          </w:tcPr>
          <w:p w14:paraId="7C35DAAB" w14:textId="77777777" w:rsidR="003A2BA2" w:rsidRPr="00EE75EB" w:rsidRDefault="003A2BA2" w:rsidP="00FA32A2">
            <w:pPr>
              <w:jc w:val="center"/>
              <w:rPr>
                <w:rFonts w:cs="Times New Roman"/>
              </w:rPr>
            </w:pPr>
            <w:r w:rsidRPr="00EE75EB">
              <w:rPr>
                <w:rFonts w:cs="Times New Roman"/>
              </w:rPr>
              <w:t>2</w:t>
            </w:r>
          </w:p>
        </w:tc>
        <w:tc>
          <w:tcPr>
            <w:tcW w:w="1170" w:type="dxa"/>
            <w:tcBorders>
              <w:top w:val="single" w:sz="4" w:space="0" w:color="auto"/>
              <w:left w:val="single" w:sz="4" w:space="0" w:color="auto"/>
              <w:bottom w:val="single" w:sz="4" w:space="0" w:color="auto"/>
              <w:right w:val="single" w:sz="4" w:space="0" w:color="auto"/>
            </w:tcBorders>
            <w:vAlign w:val="center"/>
          </w:tcPr>
          <w:p w14:paraId="3912D0C0" w14:textId="218CB145" w:rsidR="003A2BA2" w:rsidRPr="00EE75EB" w:rsidRDefault="00F53E21" w:rsidP="00FA32A2">
            <w:pPr>
              <w:jc w:val="center"/>
              <w:rPr>
                <w:rFonts w:cs="Times New Roman"/>
              </w:rPr>
            </w:pPr>
            <w:r>
              <w:rPr>
                <w:rFonts w:cs="Times New Roman"/>
              </w:rPr>
              <w:t>2</w:t>
            </w:r>
          </w:p>
        </w:tc>
        <w:tc>
          <w:tcPr>
            <w:tcW w:w="810" w:type="dxa"/>
            <w:tcBorders>
              <w:top w:val="single" w:sz="4" w:space="0" w:color="auto"/>
              <w:left w:val="single" w:sz="4" w:space="0" w:color="auto"/>
              <w:bottom w:val="single" w:sz="4" w:space="0" w:color="auto"/>
              <w:right w:val="single" w:sz="4" w:space="0" w:color="auto"/>
            </w:tcBorders>
            <w:vAlign w:val="center"/>
          </w:tcPr>
          <w:p w14:paraId="21DF2EB1" w14:textId="77777777" w:rsidR="003A2BA2" w:rsidRPr="00EE75EB" w:rsidRDefault="003A2BA2" w:rsidP="00FA32A2">
            <w:pPr>
              <w:jc w:val="center"/>
              <w:rPr>
                <w:rFonts w:cs="Times New Roman"/>
              </w:rPr>
            </w:pPr>
          </w:p>
        </w:tc>
        <w:tc>
          <w:tcPr>
            <w:tcW w:w="808" w:type="dxa"/>
            <w:tcBorders>
              <w:top w:val="single" w:sz="4" w:space="0" w:color="auto"/>
              <w:left w:val="single" w:sz="4" w:space="0" w:color="auto"/>
              <w:bottom w:val="single" w:sz="4" w:space="0" w:color="auto"/>
              <w:right w:val="single" w:sz="4" w:space="0" w:color="auto"/>
            </w:tcBorders>
            <w:vAlign w:val="center"/>
          </w:tcPr>
          <w:p w14:paraId="0A0F0715" w14:textId="3AB40ADD" w:rsidR="003A2BA2" w:rsidRPr="00EE75EB" w:rsidRDefault="003A2BA2" w:rsidP="00FA32A2">
            <w:pPr>
              <w:jc w:val="center"/>
              <w:rPr>
                <w:rFonts w:cs="Times New Roman"/>
              </w:rPr>
            </w:pPr>
          </w:p>
        </w:tc>
        <w:tc>
          <w:tcPr>
            <w:tcW w:w="720" w:type="dxa"/>
            <w:tcBorders>
              <w:top w:val="single" w:sz="4" w:space="0" w:color="auto"/>
              <w:left w:val="single" w:sz="4" w:space="0" w:color="auto"/>
              <w:bottom w:val="single" w:sz="4" w:space="0" w:color="auto"/>
              <w:right w:val="single" w:sz="4" w:space="0" w:color="auto"/>
            </w:tcBorders>
            <w:vAlign w:val="center"/>
          </w:tcPr>
          <w:p w14:paraId="7D8F6EBE" w14:textId="77777777" w:rsidR="003A2BA2" w:rsidRPr="00EE75EB" w:rsidRDefault="003A2BA2" w:rsidP="00FA32A2">
            <w:pPr>
              <w:jc w:val="center"/>
              <w:rPr>
                <w:rFonts w:cs="Times New Roman"/>
              </w:rPr>
            </w:pPr>
          </w:p>
        </w:tc>
        <w:tc>
          <w:tcPr>
            <w:tcW w:w="1028" w:type="dxa"/>
            <w:tcBorders>
              <w:top w:val="single" w:sz="4" w:space="0" w:color="auto"/>
              <w:left w:val="single" w:sz="4" w:space="0" w:color="auto"/>
              <w:bottom w:val="single" w:sz="4" w:space="0" w:color="auto"/>
              <w:right w:val="single" w:sz="4" w:space="0" w:color="auto"/>
            </w:tcBorders>
            <w:vAlign w:val="center"/>
          </w:tcPr>
          <w:p w14:paraId="02985F1F" w14:textId="74059AFC" w:rsidR="003A2BA2" w:rsidRPr="00EE75EB" w:rsidRDefault="00E83167" w:rsidP="00FA32A2">
            <w:pPr>
              <w:jc w:val="center"/>
              <w:rPr>
                <w:rFonts w:cs="Times New Roman"/>
              </w:rPr>
            </w:pPr>
            <w:r>
              <w:rPr>
                <w:rFonts w:cs="Times New Roman"/>
              </w:rPr>
              <w:t>4</w:t>
            </w:r>
          </w:p>
        </w:tc>
      </w:tr>
      <w:tr w:rsidR="007C2FD7" w:rsidRPr="00EE75EB" w14:paraId="02BDD380" w14:textId="77777777" w:rsidTr="00FA32A2">
        <w:trPr>
          <w:trHeight w:val="70"/>
          <w:jc w:val="center"/>
        </w:trPr>
        <w:tc>
          <w:tcPr>
            <w:tcW w:w="3738" w:type="dxa"/>
            <w:tcBorders>
              <w:top w:val="single" w:sz="4" w:space="0" w:color="auto"/>
              <w:left w:val="single" w:sz="4" w:space="0" w:color="auto"/>
              <w:bottom w:val="single" w:sz="4" w:space="0" w:color="auto"/>
              <w:right w:val="single" w:sz="4" w:space="0" w:color="auto"/>
            </w:tcBorders>
            <w:vAlign w:val="center"/>
          </w:tcPr>
          <w:p w14:paraId="6AC4C4EC" w14:textId="42AE3DD6" w:rsidR="003A2BA2" w:rsidRPr="00EE75EB" w:rsidRDefault="003A2BA2" w:rsidP="001A142A">
            <w:pPr>
              <w:spacing w:before="60" w:after="60"/>
              <w:rPr>
                <w:rFonts w:cs="Times New Roman"/>
                <w:szCs w:val="24"/>
              </w:rPr>
            </w:pPr>
            <w:r w:rsidRPr="00EE75EB">
              <w:rPr>
                <w:rFonts w:cs="Times New Roman"/>
                <w:szCs w:val="24"/>
              </w:rPr>
              <w:t xml:space="preserve">Nội dung </w:t>
            </w:r>
            <w:r w:rsidR="0012554F">
              <w:rPr>
                <w:rFonts w:cs="Times New Roman"/>
                <w:szCs w:val="24"/>
              </w:rPr>
              <w:t>6</w:t>
            </w:r>
            <w:r w:rsidRPr="00EE75EB">
              <w:rPr>
                <w:rFonts w:cs="Times New Roman"/>
                <w:szCs w:val="24"/>
              </w:rPr>
              <w:t xml:space="preserve">: </w:t>
            </w:r>
            <w:r w:rsidRPr="00CA6FFD">
              <w:rPr>
                <w:rFonts w:cs="Times New Roman"/>
                <w:szCs w:val="24"/>
              </w:rPr>
              <w:t>Giới thiệu</w:t>
            </w:r>
            <w:r w:rsidR="00C21CAF">
              <w:rPr>
                <w:rFonts w:cs="Times New Roman"/>
                <w:szCs w:val="24"/>
              </w:rPr>
              <w:t xml:space="preserve"> </w:t>
            </w:r>
            <w:r w:rsidRPr="00CA6FFD">
              <w:rPr>
                <w:rFonts w:cs="Times New Roman"/>
                <w:szCs w:val="24"/>
              </w:rPr>
              <w:t xml:space="preserve">về </w:t>
            </w:r>
            <w:r w:rsidR="001A142A">
              <w:rPr>
                <w:rFonts w:cs="Times New Roman"/>
                <w:szCs w:val="24"/>
              </w:rPr>
              <w:t>kỹ thuật Texture Mapping</w:t>
            </w:r>
          </w:p>
        </w:tc>
        <w:tc>
          <w:tcPr>
            <w:tcW w:w="981" w:type="dxa"/>
            <w:tcBorders>
              <w:top w:val="single" w:sz="4" w:space="0" w:color="auto"/>
              <w:left w:val="single" w:sz="4" w:space="0" w:color="auto"/>
              <w:bottom w:val="single" w:sz="4" w:space="0" w:color="auto"/>
              <w:right w:val="single" w:sz="4" w:space="0" w:color="auto"/>
            </w:tcBorders>
            <w:vAlign w:val="center"/>
          </w:tcPr>
          <w:p w14:paraId="19C37325" w14:textId="7DCC460D" w:rsidR="003A2BA2" w:rsidRPr="00EE75EB" w:rsidRDefault="001A142A" w:rsidP="00FA32A2">
            <w:pPr>
              <w:jc w:val="center"/>
              <w:rPr>
                <w:rFonts w:cs="Times New Roman"/>
              </w:rPr>
            </w:pPr>
            <w:r>
              <w:rPr>
                <w:rFonts w:cs="Times New Roman"/>
              </w:rPr>
              <w:t>2</w:t>
            </w:r>
          </w:p>
        </w:tc>
        <w:tc>
          <w:tcPr>
            <w:tcW w:w="1170" w:type="dxa"/>
            <w:tcBorders>
              <w:top w:val="single" w:sz="4" w:space="0" w:color="auto"/>
              <w:left w:val="single" w:sz="4" w:space="0" w:color="auto"/>
              <w:bottom w:val="single" w:sz="4" w:space="0" w:color="auto"/>
              <w:right w:val="single" w:sz="4" w:space="0" w:color="auto"/>
            </w:tcBorders>
            <w:vAlign w:val="center"/>
          </w:tcPr>
          <w:p w14:paraId="7A250B02" w14:textId="2D7968C7" w:rsidR="003A2BA2" w:rsidRPr="00EE75EB" w:rsidRDefault="00F53E21" w:rsidP="00FA32A2">
            <w:pPr>
              <w:jc w:val="center"/>
              <w:rPr>
                <w:rFonts w:cs="Times New Roman"/>
              </w:rPr>
            </w:pPr>
            <w:r>
              <w:rPr>
                <w:rFonts w:cs="Times New Roman"/>
              </w:rPr>
              <w:t>2</w:t>
            </w:r>
          </w:p>
        </w:tc>
        <w:tc>
          <w:tcPr>
            <w:tcW w:w="810" w:type="dxa"/>
            <w:tcBorders>
              <w:top w:val="single" w:sz="4" w:space="0" w:color="auto"/>
              <w:left w:val="single" w:sz="4" w:space="0" w:color="auto"/>
              <w:bottom w:val="single" w:sz="4" w:space="0" w:color="auto"/>
              <w:right w:val="single" w:sz="4" w:space="0" w:color="auto"/>
            </w:tcBorders>
            <w:vAlign w:val="center"/>
          </w:tcPr>
          <w:p w14:paraId="7A24513F" w14:textId="77777777" w:rsidR="003A2BA2" w:rsidRPr="00EE75EB" w:rsidRDefault="003A2BA2" w:rsidP="00FA32A2">
            <w:pPr>
              <w:jc w:val="center"/>
              <w:rPr>
                <w:rFonts w:cs="Times New Roman"/>
              </w:rPr>
            </w:pPr>
          </w:p>
        </w:tc>
        <w:tc>
          <w:tcPr>
            <w:tcW w:w="808" w:type="dxa"/>
            <w:tcBorders>
              <w:top w:val="single" w:sz="4" w:space="0" w:color="auto"/>
              <w:left w:val="single" w:sz="4" w:space="0" w:color="auto"/>
              <w:bottom w:val="single" w:sz="4" w:space="0" w:color="auto"/>
              <w:right w:val="single" w:sz="4" w:space="0" w:color="auto"/>
            </w:tcBorders>
            <w:vAlign w:val="center"/>
          </w:tcPr>
          <w:p w14:paraId="5E4DD219" w14:textId="25B5636D" w:rsidR="003A2BA2" w:rsidRPr="00EE75EB" w:rsidRDefault="003A2BA2" w:rsidP="00FA32A2">
            <w:pPr>
              <w:jc w:val="center"/>
              <w:rPr>
                <w:rFonts w:cs="Times New Roman"/>
              </w:rPr>
            </w:pPr>
          </w:p>
        </w:tc>
        <w:tc>
          <w:tcPr>
            <w:tcW w:w="720" w:type="dxa"/>
            <w:tcBorders>
              <w:top w:val="single" w:sz="4" w:space="0" w:color="auto"/>
              <w:left w:val="single" w:sz="4" w:space="0" w:color="auto"/>
              <w:bottom w:val="single" w:sz="4" w:space="0" w:color="auto"/>
              <w:right w:val="single" w:sz="4" w:space="0" w:color="auto"/>
            </w:tcBorders>
            <w:vAlign w:val="center"/>
          </w:tcPr>
          <w:p w14:paraId="6A81FECB" w14:textId="77777777" w:rsidR="003A2BA2" w:rsidRPr="00EE75EB" w:rsidRDefault="003A2BA2" w:rsidP="00FA32A2">
            <w:pPr>
              <w:jc w:val="center"/>
              <w:rPr>
                <w:rFonts w:cs="Times New Roman"/>
              </w:rPr>
            </w:pPr>
          </w:p>
        </w:tc>
        <w:tc>
          <w:tcPr>
            <w:tcW w:w="1028" w:type="dxa"/>
            <w:tcBorders>
              <w:top w:val="single" w:sz="4" w:space="0" w:color="auto"/>
              <w:left w:val="single" w:sz="4" w:space="0" w:color="auto"/>
              <w:bottom w:val="single" w:sz="4" w:space="0" w:color="auto"/>
              <w:right w:val="single" w:sz="4" w:space="0" w:color="auto"/>
            </w:tcBorders>
            <w:vAlign w:val="center"/>
          </w:tcPr>
          <w:p w14:paraId="1818994D" w14:textId="768FB65C" w:rsidR="003A2BA2" w:rsidRPr="00EE75EB" w:rsidRDefault="001A142A" w:rsidP="00FA32A2">
            <w:pPr>
              <w:jc w:val="center"/>
              <w:rPr>
                <w:rFonts w:cs="Times New Roman"/>
              </w:rPr>
            </w:pPr>
            <w:r>
              <w:rPr>
                <w:rFonts w:cs="Times New Roman"/>
              </w:rPr>
              <w:t>4</w:t>
            </w:r>
          </w:p>
        </w:tc>
      </w:tr>
      <w:tr w:rsidR="001A142A" w:rsidRPr="00EE75EB" w14:paraId="37DC5965" w14:textId="77777777" w:rsidTr="00FA32A2">
        <w:trPr>
          <w:trHeight w:val="70"/>
          <w:jc w:val="center"/>
        </w:trPr>
        <w:tc>
          <w:tcPr>
            <w:tcW w:w="3738" w:type="dxa"/>
            <w:tcBorders>
              <w:top w:val="single" w:sz="4" w:space="0" w:color="auto"/>
              <w:left w:val="single" w:sz="4" w:space="0" w:color="auto"/>
              <w:bottom w:val="single" w:sz="4" w:space="0" w:color="auto"/>
              <w:right w:val="single" w:sz="4" w:space="0" w:color="auto"/>
            </w:tcBorders>
            <w:vAlign w:val="center"/>
          </w:tcPr>
          <w:p w14:paraId="6F7285D9" w14:textId="068E547A" w:rsidR="001A142A" w:rsidRPr="00EE75EB" w:rsidRDefault="001A142A" w:rsidP="001A142A">
            <w:pPr>
              <w:spacing w:before="60" w:after="60"/>
              <w:rPr>
                <w:rFonts w:cs="Times New Roman"/>
                <w:szCs w:val="24"/>
              </w:rPr>
            </w:pPr>
            <w:r>
              <w:rPr>
                <w:rFonts w:cs="Times New Roman"/>
                <w:szCs w:val="24"/>
              </w:rPr>
              <w:t>Nộ</w:t>
            </w:r>
            <w:r w:rsidR="0012554F">
              <w:rPr>
                <w:rFonts w:cs="Times New Roman"/>
                <w:szCs w:val="24"/>
              </w:rPr>
              <w:t>i dung 7</w:t>
            </w:r>
            <w:r>
              <w:rPr>
                <w:rFonts w:cs="Times New Roman"/>
                <w:szCs w:val="24"/>
              </w:rPr>
              <w:t>: Giới thiệu về công nghệ chiếu sáng tổng thể</w:t>
            </w:r>
          </w:p>
        </w:tc>
        <w:tc>
          <w:tcPr>
            <w:tcW w:w="981" w:type="dxa"/>
            <w:tcBorders>
              <w:top w:val="single" w:sz="4" w:space="0" w:color="auto"/>
              <w:left w:val="single" w:sz="4" w:space="0" w:color="auto"/>
              <w:bottom w:val="single" w:sz="4" w:space="0" w:color="auto"/>
              <w:right w:val="single" w:sz="4" w:space="0" w:color="auto"/>
            </w:tcBorders>
            <w:vAlign w:val="center"/>
          </w:tcPr>
          <w:p w14:paraId="1785C40E" w14:textId="58F7D19D" w:rsidR="001A142A" w:rsidRDefault="001A142A" w:rsidP="00FA32A2">
            <w:pPr>
              <w:jc w:val="center"/>
              <w:rPr>
                <w:rFonts w:cs="Times New Roman"/>
              </w:rPr>
            </w:pPr>
            <w:r>
              <w:rPr>
                <w:rFonts w:cs="Times New Roman"/>
              </w:rPr>
              <w:t>2</w:t>
            </w:r>
          </w:p>
        </w:tc>
        <w:tc>
          <w:tcPr>
            <w:tcW w:w="1170" w:type="dxa"/>
            <w:tcBorders>
              <w:top w:val="single" w:sz="4" w:space="0" w:color="auto"/>
              <w:left w:val="single" w:sz="4" w:space="0" w:color="auto"/>
              <w:bottom w:val="single" w:sz="4" w:space="0" w:color="auto"/>
              <w:right w:val="single" w:sz="4" w:space="0" w:color="auto"/>
            </w:tcBorders>
            <w:vAlign w:val="center"/>
          </w:tcPr>
          <w:p w14:paraId="01BF080F" w14:textId="77777777" w:rsidR="001A142A" w:rsidRDefault="001A142A" w:rsidP="00FA32A2">
            <w:pPr>
              <w:jc w:val="center"/>
              <w:rPr>
                <w:rFonts w:cs="Times New Roman"/>
              </w:rPr>
            </w:pPr>
          </w:p>
        </w:tc>
        <w:tc>
          <w:tcPr>
            <w:tcW w:w="810" w:type="dxa"/>
            <w:tcBorders>
              <w:top w:val="single" w:sz="4" w:space="0" w:color="auto"/>
              <w:left w:val="single" w:sz="4" w:space="0" w:color="auto"/>
              <w:bottom w:val="single" w:sz="4" w:space="0" w:color="auto"/>
              <w:right w:val="single" w:sz="4" w:space="0" w:color="auto"/>
            </w:tcBorders>
            <w:vAlign w:val="center"/>
          </w:tcPr>
          <w:p w14:paraId="18A4D90E" w14:textId="77777777" w:rsidR="001A142A" w:rsidRPr="00EE75EB" w:rsidRDefault="001A142A" w:rsidP="00FA32A2">
            <w:pPr>
              <w:jc w:val="center"/>
              <w:rPr>
                <w:rFonts w:cs="Times New Roman"/>
              </w:rPr>
            </w:pPr>
          </w:p>
        </w:tc>
        <w:tc>
          <w:tcPr>
            <w:tcW w:w="808" w:type="dxa"/>
            <w:tcBorders>
              <w:top w:val="single" w:sz="4" w:space="0" w:color="auto"/>
              <w:left w:val="single" w:sz="4" w:space="0" w:color="auto"/>
              <w:bottom w:val="single" w:sz="4" w:space="0" w:color="auto"/>
              <w:right w:val="single" w:sz="4" w:space="0" w:color="auto"/>
            </w:tcBorders>
            <w:vAlign w:val="center"/>
          </w:tcPr>
          <w:p w14:paraId="0727AB02" w14:textId="77777777" w:rsidR="001A142A" w:rsidRPr="00EE75EB" w:rsidRDefault="001A142A" w:rsidP="00FA32A2">
            <w:pPr>
              <w:jc w:val="center"/>
              <w:rPr>
                <w:rFonts w:cs="Times New Roman"/>
              </w:rPr>
            </w:pPr>
          </w:p>
        </w:tc>
        <w:tc>
          <w:tcPr>
            <w:tcW w:w="720" w:type="dxa"/>
            <w:tcBorders>
              <w:top w:val="single" w:sz="4" w:space="0" w:color="auto"/>
              <w:left w:val="single" w:sz="4" w:space="0" w:color="auto"/>
              <w:bottom w:val="single" w:sz="4" w:space="0" w:color="auto"/>
              <w:right w:val="single" w:sz="4" w:space="0" w:color="auto"/>
            </w:tcBorders>
            <w:vAlign w:val="center"/>
          </w:tcPr>
          <w:p w14:paraId="17D829B2" w14:textId="77777777" w:rsidR="001A142A" w:rsidRPr="00EE75EB" w:rsidRDefault="001A142A" w:rsidP="00FA32A2">
            <w:pPr>
              <w:jc w:val="center"/>
              <w:rPr>
                <w:rFonts w:cs="Times New Roman"/>
              </w:rPr>
            </w:pPr>
          </w:p>
        </w:tc>
        <w:tc>
          <w:tcPr>
            <w:tcW w:w="1028" w:type="dxa"/>
            <w:tcBorders>
              <w:top w:val="single" w:sz="4" w:space="0" w:color="auto"/>
              <w:left w:val="single" w:sz="4" w:space="0" w:color="auto"/>
              <w:bottom w:val="single" w:sz="4" w:space="0" w:color="auto"/>
              <w:right w:val="single" w:sz="4" w:space="0" w:color="auto"/>
            </w:tcBorders>
            <w:vAlign w:val="center"/>
          </w:tcPr>
          <w:p w14:paraId="5AC44D75" w14:textId="36315F7C" w:rsidR="001A142A" w:rsidRDefault="001A142A" w:rsidP="00FA32A2">
            <w:pPr>
              <w:jc w:val="center"/>
              <w:rPr>
                <w:rFonts w:cs="Times New Roman"/>
              </w:rPr>
            </w:pPr>
            <w:r>
              <w:rPr>
                <w:rFonts w:cs="Times New Roman"/>
              </w:rPr>
              <w:t>2</w:t>
            </w:r>
          </w:p>
        </w:tc>
      </w:tr>
      <w:tr w:rsidR="007C2FD7" w:rsidRPr="00EE75EB" w14:paraId="792C8A27" w14:textId="77777777" w:rsidTr="00FA32A2">
        <w:trPr>
          <w:trHeight w:val="70"/>
          <w:jc w:val="center"/>
        </w:trPr>
        <w:tc>
          <w:tcPr>
            <w:tcW w:w="3738" w:type="dxa"/>
            <w:tcBorders>
              <w:top w:val="single" w:sz="4" w:space="0" w:color="auto"/>
              <w:left w:val="single" w:sz="4" w:space="0" w:color="auto"/>
              <w:bottom w:val="single" w:sz="4" w:space="0" w:color="auto"/>
              <w:right w:val="single" w:sz="4" w:space="0" w:color="auto"/>
            </w:tcBorders>
            <w:vAlign w:val="center"/>
          </w:tcPr>
          <w:p w14:paraId="11D81B6D" w14:textId="26A6EE79" w:rsidR="003A2BA2" w:rsidRPr="00CA6FFD" w:rsidRDefault="003A2BA2" w:rsidP="00954DE3">
            <w:pPr>
              <w:spacing w:before="60" w:after="60"/>
              <w:rPr>
                <w:rFonts w:cs="Times New Roman"/>
                <w:szCs w:val="24"/>
              </w:rPr>
            </w:pPr>
            <w:r w:rsidRPr="00CA6FFD">
              <w:rPr>
                <w:rFonts w:cs="Times New Roman"/>
                <w:szCs w:val="24"/>
              </w:rPr>
              <w:t xml:space="preserve">Nội dung </w:t>
            </w:r>
            <w:r w:rsidR="0012554F">
              <w:rPr>
                <w:rFonts w:cs="Times New Roman"/>
                <w:szCs w:val="24"/>
              </w:rPr>
              <w:t>8</w:t>
            </w:r>
            <w:r w:rsidRPr="00CA6FFD">
              <w:rPr>
                <w:rFonts w:cs="Times New Roman"/>
                <w:szCs w:val="24"/>
              </w:rPr>
              <w:t xml:space="preserve">: </w:t>
            </w:r>
            <w:r w:rsidR="00C21CAF">
              <w:rPr>
                <w:rStyle w:val="Hyperlink"/>
                <w:rFonts w:cs="Times New Roman"/>
                <w:color w:val="auto"/>
                <w:szCs w:val="24"/>
                <w:u w:val="none"/>
              </w:rPr>
              <w:t>Giới thiệu về Shader trong đồ họa</w:t>
            </w:r>
          </w:p>
        </w:tc>
        <w:tc>
          <w:tcPr>
            <w:tcW w:w="981" w:type="dxa"/>
            <w:tcBorders>
              <w:top w:val="single" w:sz="4" w:space="0" w:color="auto"/>
              <w:left w:val="single" w:sz="4" w:space="0" w:color="auto"/>
              <w:bottom w:val="single" w:sz="4" w:space="0" w:color="auto"/>
              <w:right w:val="single" w:sz="4" w:space="0" w:color="auto"/>
            </w:tcBorders>
            <w:vAlign w:val="center"/>
          </w:tcPr>
          <w:p w14:paraId="2AA0EB68" w14:textId="77777777" w:rsidR="003A2BA2" w:rsidRPr="00EE75EB" w:rsidRDefault="003A2BA2" w:rsidP="00FA32A2">
            <w:pPr>
              <w:jc w:val="center"/>
              <w:rPr>
                <w:rFonts w:cs="Times New Roman"/>
                <w:lang w:val="fr-FR"/>
              </w:rPr>
            </w:pPr>
            <w:r w:rsidRPr="00EE75EB">
              <w:rPr>
                <w:rFonts w:cs="Times New Roman"/>
                <w:lang w:val="fr-FR"/>
              </w:rPr>
              <w:t>2</w:t>
            </w:r>
          </w:p>
        </w:tc>
        <w:tc>
          <w:tcPr>
            <w:tcW w:w="1170" w:type="dxa"/>
            <w:tcBorders>
              <w:top w:val="single" w:sz="4" w:space="0" w:color="auto"/>
              <w:left w:val="single" w:sz="4" w:space="0" w:color="auto"/>
              <w:bottom w:val="single" w:sz="4" w:space="0" w:color="auto"/>
              <w:right w:val="single" w:sz="4" w:space="0" w:color="auto"/>
            </w:tcBorders>
            <w:vAlign w:val="center"/>
          </w:tcPr>
          <w:p w14:paraId="7A73C134" w14:textId="77777777" w:rsidR="003A2BA2" w:rsidRPr="00EE75EB" w:rsidRDefault="003A2BA2" w:rsidP="00FA32A2">
            <w:pPr>
              <w:jc w:val="center"/>
              <w:rPr>
                <w:rFonts w:cs="Times New Roman"/>
                <w:lang w:val="fr-FR"/>
              </w:rPr>
            </w:pPr>
          </w:p>
        </w:tc>
        <w:tc>
          <w:tcPr>
            <w:tcW w:w="810" w:type="dxa"/>
            <w:tcBorders>
              <w:top w:val="single" w:sz="4" w:space="0" w:color="auto"/>
              <w:left w:val="single" w:sz="4" w:space="0" w:color="auto"/>
              <w:bottom w:val="single" w:sz="4" w:space="0" w:color="auto"/>
              <w:right w:val="single" w:sz="4" w:space="0" w:color="auto"/>
            </w:tcBorders>
            <w:vAlign w:val="center"/>
          </w:tcPr>
          <w:p w14:paraId="45C7F295" w14:textId="77777777" w:rsidR="003A2BA2" w:rsidRPr="00EE75EB" w:rsidRDefault="003A2BA2" w:rsidP="00FA32A2">
            <w:pPr>
              <w:jc w:val="center"/>
              <w:rPr>
                <w:rFonts w:cs="Times New Roman"/>
                <w:lang w:val="fr-FR"/>
              </w:rPr>
            </w:pPr>
          </w:p>
        </w:tc>
        <w:tc>
          <w:tcPr>
            <w:tcW w:w="808" w:type="dxa"/>
            <w:tcBorders>
              <w:top w:val="single" w:sz="4" w:space="0" w:color="auto"/>
              <w:left w:val="single" w:sz="4" w:space="0" w:color="auto"/>
              <w:bottom w:val="single" w:sz="4" w:space="0" w:color="auto"/>
              <w:right w:val="single" w:sz="4" w:space="0" w:color="auto"/>
            </w:tcBorders>
            <w:vAlign w:val="center"/>
          </w:tcPr>
          <w:p w14:paraId="22B2205D" w14:textId="77777777" w:rsidR="003A2BA2" w:rsidRPr="00EE75EB" w:rsidRDefault="003A2BA2" w:rsidP="00FA32A2">
            <w:pPr>
              <w:jc w:val="center"/>
              <w:rPr>
                <w:rFonts w:cs="Times New Roman"/>
                <w:lang w:val="fr-FR"/>
              </w:rPr>
            </w:pPr>
          </w:p>
        </w:tc>
        <w:tc>
          <w:tcPr>
            <w:tcW w:w="720" w:type="dxa"/>
            <w:tcBorders>
              <w:top w:val="single" w:sz="4" w:space="0" w:color="auto"/>
              <w:left w:val="single" w:sz="4" w:space="0" w:color="auto"/>
              <w:bottom w:val="single" w:sz="4" w:space="0" w:color="auto"/>
              <w:right w:val="single" w:sz="4" w:space="0" w:color="auto"/>
            </w:tcBorders>
            <w:vAlign w:val="center"/>
          </w:tcPr>
          <w:p w14:paraId="26904848" w14:textId="77777777" w:rsidR="003A2BA2" w:rsidRPr="00EE75EB" w:rsidRDefault="003A2BA2" w:rsidP="00FA32A2">
            <w:pPr>
              <w:jc w:val="center"/>
              <w:rPr>
                <w:rFonts w:cs="Times New Roman"/>
                <w:lang w:val="fr-FR"/>
              </w:rPr>
            </w:pPr>
          </w:p>
        </w:tc>
        <w:tc>
          <w:tcPr>
            <w:tcW w:w="1028" w:type="dxa"/>
            <w:tcBorders>
              <w:top w:val="single" w:sz="4" w:space="0" w:color="auto"/>
              <w:left w:val="single" w:sz="4" w:space="0" w:color="auto"/>
              <w:bottom w:val="single" w:sz="4" w:space="0" w:color="auto"/>
              <w:right w:val="single" w:sz="4" w:space="0" w:color="auto"/>
            </w:tcBorders>
            <w:vAlign w:val="center"/>
          </w:tcPr>
          <w:p w14:paraId="0831CA5A" w14:textId="458FD7E9" w:rsidR="003A2BA2" w:rsidRPr="00EE75EB" w:rsidRDefault="00C21CAF" w:rsidP="00C21CAF">
            <w:pPr>
              <w:jc w:val="center"/>
              <w:rPr>
                <w:rFonts w:cs="Times New Roman"/>
                <w:lang w:val="fr-FR"/>
              </w:rPr>
            </w:pPr>
            <w:r>
              <w:rPr>
                <w:rFonts w:cs="Times New Roman"/>
                <w:lang w:val="fr-FR"/>
              </w:rPr>
              <w:t>2</w:t>
            </w:r>
          </w:p>
        </w:tc>
      </w:tr>
      <w:tr w:rsidR="007C2FD7" w:rsidRPr="00EE75EB" w14:paraId="2FF485E2" w14:textId="77777777" w:rsidTr="00FA32A2">
        <w:trPr>
          <w:trHeight w:val="70"/>
          <w:jc w:val="center"/>
        </w:trPr>
        <w:tc>
          <w:tcPr>
            <w:tcW w:w="3738" w:type="dxa"/>
            <w:tcBorders>
              <w:top w:val="single" w:sz="4" w:space="0" w:color="auto"/>
              <w:left w:val="single" w:sz="4" w:space="0" w:color="auto"/>
              <w:bottom w:val="single" w:sz="4" w:space="0" w:color="auto"/>
              <w:right w:val="single" w:sz="4" w:space="0" w:color="auto"/>
            </w:tcBorders>
            <w:vAlign w:val="center"/>
          </w:tcPr>
          <w:p w14:paraId="3CBCE17F" w14:textId="48D1EF52" w:rsidR="003A2BA2" w:rsidRPr="00C21CAF" w:rsidRDefault="003A2BA2" w:rsidP="00954DE3">
            <w:pPr>
              <w:spacing w:before="60" w:after="60"/>
              <w:rPr>
                <w:rFonts w:cs="Times New Roman"/>
                <w:szCs w:val="24"/>
              </w:rPr>
            </w:pPr>
            <w:r w:rsidRPr="00C21CAF">
              <w:rPr>
                <w:rFonts w:cs="Times New Roman"/>
                <w:szCs w:val="24"/>
              </w:rPr>
              <w:t xml:space="preserve">Nội dung </w:t>
            </w:r>
            <w:r w:rsidR="0012554F">
              <w:rPr>
                <w:rFonts w:cs="Times New Roman"/>
                <w:szCs w:val="24"/>
              </w:rPr>
              <w:t>9</w:t>
            </w:r>
            <w:r w:rsidRPr="00C21CAF">
              <w:rPr>
                <w:rFonts w:cs="Times New Roman"/>
                <w:szCs w:val="24"/>
              </w:rPr>
              <w:t xml:space="preserve">: </w:t>
            </w:r>
            <w:r w:rsidR="00B41D7A">
              <w:rPr>
                <w:rFonts w:cs="Times New Roman"/>
                <w:szCs w:val="24"/>
              </w:rPr>
              <w:t xml:space="preserve">Giới thiệu về </w:t>
            </w:r>
            <w:r w:rsidR="00954DE3">
              <w:rPr>
                <w:rStyle w:val="Hyperlink"/>
                <w:rFonts w:cs="Times New Roman"/>
                <w:color w:val="auto"/>
                <w:szCs w:val="24"/>
                <w:u w:val="none"/>
              </w:rPr>
              <w:t>phương pháp</w:t>
            </w:r>
            <w:r w:rsidR="00C21CAF" w:rsidRPr="00C21CAF">
              <w:rPr>
                <w:rFonts w:cs="Times New Roman"/>
                <w:szCs w:val="24"/>
              </w:rPr>
              <w:t xml:space="preserve"> l</w:t>
            </w:r>
            <w:r w:rsidR="00C21CAF">
              <w:rPr>
                <w:rFonts w:cs="Times New Roman"/>
                <w:szCs w:val="24"/>
              </w:rPr>
              <w:t>ập trình Shader và thực hành</w:t>
            </w:r>
          </w:p>
        </w:tc>
        <w:tc>
          <w:tcPr>
            <w:tcW w:w="981" w:type="dxa"/>
            <w:tcBorders>
              <w:top w:val="single" w:sz="4" w:space="0" w:color="auto"/>
              <w:left w:val="single" w:sz="4" w:space="0" w:color="auto"/>
              <w:bottom w:val="single" w:sz="4" w:space="0" w:color="auto"/>
              <w:right w:val="single" w:sz="4" w:space="0" w:color="auto"/>
            </w:tcBorders>
            <w:vAlign w:val="center"/>
          </w:tcPr>
          <w:p w14:paraId="35238B32" w14:textId="77777777" w:rsidR="003A2BA2" w:rsidRPr="00EE75EB" w:rsidRDefault="003A2BA2" w:rsidP="00FA32A2">
            <w:pPr>
              <w:jc w:val="center"/>
              <w:rPr>
                <w:rFonts w:cs="Times New Roman"/>
                <w:lang w:val="fr-FR"/>
              </w:rPr>
            </w:pPr>
            <w:r w:rsidRPr="00EE75EB">
              <w:rPr>
                <w:rFonts w:cs="Times New Roman"/>
                <w:lang w:val="fr-FR"/>
              </w:rPr>
              <w:t>2</w:t>
            </w:r>
          </w:p>
        </w:tc>
        <w:tc>
          <w:tcPr>
            <w:tcW w:w="1170" w:type="dxa"/>
            <w:tcBorders>
              <w:top w:val="single" w:sz="4" w:space="0" w:color="auto"/>
              <w:left w:val="single" w:sz="4" w:space="0" w:color="auto"/>
              <w:bottom w:val="single" w:sz="4" w:space="0" w:color="auto"/>
              <w:right w:val="single" w:sz="4" w:space="0" w:color="auto"/>
            </w:tcBorders>
            <w:vAlign w:val="center"/>
          </w:tcPr>
          <w:p w14:paraId="2F9FD0A3" w14:textId="4BE0932D" w:rsidR="003A2BA2" w:rsidRPr="00EE75EB" w:rsidRDefault="003A2BA2" w:rsidP="00FA32A2">
            <w:pPr>
              <w:jc w:val="center"/>
              <w:rPr>
                <w:rFonts w:cs="Times New Roman"/>
                <w:lang w:val="fr-FR"/>
              </w:rPr>
            </w:pPr>
          </w:p>
        </w:tc>
        <w:tc>
          <w:tcPr>
            <w:tcW w:w="810" w:type="dxa"/>
            <w:tcBorders>
              <w:top w:val="single" w:sz="4" w:space="0" w:color="auto"/>
              <w:left w:val="single" w:sz="4" w:space="0" w:color="auto"/>
              <w:bottom w:val="single" w:sz="4" w:space="0" w:color="auto"/>
              <w:right w:val="single" w:sz="4" w:space="0" w:color="auto"/>
            </w:tcBorders>
            <w:vAlign w:val="center"/>
          </w:tcPr>
          <w:p w14:paraId="2113BE08" w14:textId="77777777" w:rsidR="003A2BA2" w:rsidRPr="00EE75EB" w:rsidRDefault="003A2BA2" w:rsidP="00FA32A2">
            <w:pPr>
              <w:jc w:val="center"/>
              <w:rPr>
                <w:rFonts w:cs="Times New Roman"/>
                <w:lang w:val="fr-FR"/>
              </w:rPr>
            </w:pPr>
          </w:p>
        </w:tc>
        <w:tc>
          <w:tcPr>
            <w:tcW w:w="808" w:type="dxa"/>
            <w:tcBorders>
              <w:top w:val="single" w:sz="4" w:space="0" w:color="auto"/>
              <w:left w:val="single" w:sz="4" w:space="0" w:color="auto"/>
              <w:bottom w:val="single" w:sz="4" w:space="0" w:color="auto"/>
              <w:right w:val="single" w:sz="4" w:space="0" w:color="auto"/>
            </w:tcBorders>
            <w:vAlign w:val="center"/>
          </w:tcPr>
          <w:p w14:paraId="0D6DF0F5" w14:textId="017B02A3" w:rsidR="003A2BA2" w:rsidRPr="00EE75EB" w:rsidRDefault="00F53E21" w:rsidP="00FA32A2">
            <w:pPr>
              <w:jc w:val="center"/>
              <w:rPr>
                <w:rFonts w:cs="Times New Roman"/>
                <w:lang w:val="fr-FR"/>
              </w:rPr>
            </w:pPr>
            <w:r>
              <w:rPr>
                <w:rFonts w:cs="Times New Roman"/>
                <w:lang w:val="fr-FR"/>
              </w:rPr>
              <w:t>2</w:t>
            </w:r>
          </w:p>
        </w:tc>
        <w:tc>
          <w:tcPr>
            <w:tcW w:w="720" w:type="dxa"/>
            <w:tcBorders>
              <w:top w:val="single" w:sz="4" w:space="0" w:color="auto"/>
              <w:left w:val="single" w:sz="4" w:space="0" w:color="auto"/>
              <w:bottom w:val="single" w:sz="4" w:space="0" w:color="auto"/>
              <w:right w:val="single" w:sz="4" w:space="0" w:color="auto"/>
            </w:tcBorders>
            <w:vAlign w:val="center"/>
          </w:tcPr>
          <w:p w14:paraId="4DC19562" w14:textId="77777777" w:rsidR="003A2BA2" w:rsidRPr="00EE75EB" w:rsidRDefault="003A2BA2" w:rsidP="00FA32A2">
            <w:pPr>
              <w:jc w:val="center"/>
              <w:rPr>
                <w:rFonts w:cs="Times New Roman"/>
                <w:lang w:val="fr-FR"/>
              </w:rPr>
            </w:pPr>
          </w:p>
        </w:tc>
        <w:tc>
          <w:tcPr>
            <w:tcW w:w="1028" w:type="dxa"/>
            <w:tcBorders>
              <w:top w:val="single" w:sz="4" w:space="0" w:color="auto"/>
              <w:left w:val="single" w:sz="4" w:space="0" w:color="auto"/>
              <w:bottom w:val="single" w:sz="4" w:space="0" w:color="auto"/>
              <w:right w:val="single" w:sz="4" w:space="0" w:color="auto"/>
            </w:tcBorders>
            <w:vAlign w:val="center"/>
          </w:tcPr>
          <w:p w14:paraId="168CBB27" w14:textId="77777777" w:rsidR="003A2BA2" w:rsidRPr="00EE75EB" w:rsidRDefault="003A2BA2" w:rsidP="00FA32A2">
            <w:pPr>
              <w:jc w:val="center"/>
              <w:rPr>
                <w:rFonts w:cs="Times New Roman"/>
                <w:lang w:val="fr-FR"/>
              </w:rPr>
            </w:pPr>
            <w:r w:rsidRPr="00EE75EB">
              <w:rPr>
                <w:rFonts w:cs="Times New Roman"/>
                <w:lang w:val="fr-FR"/>
              </w:rPr>
              <w:t>4</w:t>
            </w:r>
          </w:p>
        </w:tc>
      </w:tr>
      <w:tr w:rsidR="007C2FD7" w:rsidRPr="00EE75EB" w14:paraId="4315A3BD" w14:textId="77777777" w:rsidTr="00FA32A2">
        <w:trPr>
          <w:trHeight w:val="70"/>
          <w:jc w:val="center"/>
        </w:trPr>
        <w:tc>
          <w:tcPr>
            <w:tcW w:w="3738" w:type="dxa"/>
            <w:tcBorders>
              <w:top w:val="single" w:sz="4" w:space="0" w:color="auto"/>
              <w:left w:val="single" w:sz="4" w:space="0" w:color="auto"/>
              <w:bottom w:val="single" w:sz="4" w:space="0" w:color="auto"/>
              <w:right w:val="single" w:sz="4" w:space="0" w:color="auto"/>
            </w:tcBorders>
            <w:vAlign w:val="center"/>
          </w:tcPr>
          <w:p w14:paraId="52C10A37" w14:textId="1AD37DE7" w:rsidR="003A2BA2" w:rsidRPr="00EE75EB" w:rsidRDefault="003A2BA2" w:rsidP="009D7031">
            <w:pPr>
              <w:spacing w:before="60" w:after="60"/>
              <w:rPr>
                <w:rFonts w:cs="Times New Roman"/>
                <w:szCs w:val="24"/>
              </w:rPr>
            </w:pPr>
            <w:r w:rsidRPr="00EE75EB">
              <w:rPr>
                <w:rFonts w:cs="Times New Roman"/>
                <w:szCs w:val="24"/>
              </w:rPr>
              <w:t xml:space="preserve">Nội dung </w:t>
            </w:r>
            <w:r w:rsidR="0012554F">
              <w:rPr>
                <w:rFonts w:cs="Times New Roman"/>
                <w:szCs w:val="24"/>
              </w:rPr>
              <w:t>10</w:t>
            </w:r>
            <w:r w:rsidRPr="00EE75EB">
              <w:rPr>
                <w:rFonts w:cs="Times New Roman"/>
                <w:szCs w:val="24"/>
              </w:rPr>
              <w:t xml:space="preserve">: </w:t>
            </w:r>
            <w:r w:rsidR="009D7031">
              <w:rPr>
                <w:rFonts w:cs="Times New Roman"/>
                <w:szCs w:val="24"/>
              </w:rPr>
              <w:t>Giới thiệu về kết xuất các yếu tố tự nhiên và thực hành bằng Shader</w:t>
            </w:r>
          </w:p>
        </w:tc>
        <w:tc>
          <w:tcPr>
            <w:tcW w:w="981" w:type="dxa"/>
            <w:tcBorders>
              <w:top w:val="single" w:sz="4" w:space="0" w:color="auto"/>
              <w:left w:val="single" w:sz="4" w:space="0" w:color="auto"/>
              <w:bottom w:val="single" w:sz="4" w:space="0" w:color="auto"/>
              <w:right w:val="single" w:sz="4" w:space="0" w:color="auto"/>
            </w:tcBorders>
            <w:vAlign w:val="center"/>
          </w:tcPr>
          <w:p w14:paraId="52B1B506" w14:textId="77777777" w:rsidR="003A2BA2" w:rsidRPr="00EE75EB" w:rsidRDefault="003A2BA2" w:rsidP="00FA32A2">
            <w:pPr>
              <w:jc w:val="center"/>
              <w:rPr>
                <w:rFonts w:cs="Times New Roman"/>
                <w:lang w:val="fr-FR"/>
              </w:rPr>
            </w:pPr>
            <w:r w:rsidRPr="00EE75EB">
              <w:rPr>
                <w:rFonts w:cs="Times New Roman"/>
                <w:lang w:val="fr-FR"/>
              </w:rPr>
              <w:t>2</w:t>
            </w:r>
          </w:p>
        </w:tc>
        <w:tc>
          <w:tcPr>
            <w:tcW w:w="1170" w:type="dxa"/>
            <w:tcBorders>
              <w:top w:val="single" w:sz="4" w:space="0" w:color="auto"/>
              <w:left w:val="single" w:sz="4" w:space="0" w:color="auto"/>
              <w:bottom w:val="single" w:sz="4" w:space="0" w:color="auto"/>
              <w:right w:val="single" w:sz="4" w:space="0" w:color="auto"/>
            </w:tcBorders>
            <w:vAlign w:val="center"/>
          </w:tcPr>
          <w:p w14:paraId="067A873E" w14:textId="6720E029" w:rsidR="003A2BA2" w:rsidRPr="00EE75EB" w:rsidRDefault="003A2BA2" w:rsidP="00FA32A2">
            <w:pPr>
              <w:jc w:val="center"/>
              <w:rPr>
                <w:rFonts w:cs="Times New Roman"/>
                <w:lang w:val="fr-FR"/>
              </w:rPr>
            </w:pPr>
          </w:p>
        </w:tc>
        <w:tc>
          <w:tcPr>
            <w:tcW w:w="810" w:type="dxa"/>
            <w:tcBorders>
              <w:top w:val="single" w:sz="4" w:space="0" w:color="auto"/>
              <w:left w:val="single" w:sz="4" w:space="0" w:color="auto"/>
              <w:bottom w:val="single" w:sz="4" w:space="0" w:color="auto"/>
              <w:right w:val="single" w:sz="4" w:space="0" w:color="auto"/>
            </w:tcBorders>
            <w:vAlign w:val="center"/>
          </w:tcPr>
          <w:p w14:paraId="25A303C2" w14:textId="77777777" w:rsidR="003A2BA2" w:rsidRPr="00EE75EB" w:rsidRDefault="003A2BA2" w:rsidP="00FA32A2">
            <w:pPr>
              <w:jc w:val="center"/>
              <w:rPr>
                <w:rFonts w:cs="Times New Roman"/>
                <w:lang w:val="fr-FR"/>
              </w:rPr>
            </w:pPr>
          </w:p>
        </w:tc>
        <w:tc>
          <w:tcPr>
            <w:tcW w:w="808" w:type="dxa"/>
            <w:tcBorders>
              <w:top w:val="single" w:sz="4" w:space="0" w:color="auto"/>
              <w:left w:val="single" w:sz="4" w:space="0" w:color="auto"/>
              <w:bottom w:val="single" w:sz="4" w:space="0" w:color="auto"/>
              <w:right w:val="single" w:sz="4" w:space="0" w:color="auto"/>
            </w:tcBorders>
            <w:vAlign w:val="center"/>
          </w:tcPr>
          <w:p w14:paraId="79D3DFB9" w14:textId="73446088" w:rsidR="003A2BA2" w:rsidRPr="00EE75EB" w:rsidRDefault="00F53E21" w:rsidP="00FA32A2">
            <w:pPr>
              <w:jc w:val="center"/>
              <w:rPr>
                <w:rFonts w:cs="Times New Roman"/>
                <w:lang w:val="fr-FR"/>
              </w:rPr>
            </w:pPr>
            <w:r>
              <w:rPr>
                <w:rFonts w:cs="Times New Roman"/>
                <w:lang w:val="fr-FR"/>
              </w:rPr>
              <w:t>2</w:t>
            </w:r>
          </w:p>
        </w:tc>
        <w:tc>
          <w:tcPr>
            <w:tcW w:w="720" w:type="dxa"/>
            <w:tcBorders>
              <w:top w:val="single" w:sz="4" w:space="0" w:color="auto"/>
              <w:left w:val="single" w:sz="4" w:space="0" w:color="auto"/>
              <w:bottom w:val="single" w:sz="4" w:space="0" w:color="auto"/>
              <w:right w:val="single" w:sz="4" w:space="0" w:color="auto"/>
            </w:tcBorders>
            <w:vAlign w:val="center"/>
          </w:tcPr>
          <w:p w14:paraId="503AA987" w14:textId="77777777" w:rsidR="003A2BA2" w:rsidRPr="00EE75EB" w:rsidRDefault="003A2BA2" w:rsidP="00FA32A2">
            <w:pPr>
              <w:jc w:val="center"/>
              <w:rPr>
                <w:rFonts w:cs="Times New Roman"/>
                <w:lang w:val="fr-FR"/>
              </w:rPr>
            </w:pPr>
          </w:p>
        </w:tc>
        <w:tc>
          <w:tcPr>
            <w:tcW w:w="1028" w:type="dxa"/>
            <w:tcBorders>
              <w:top w:val="single" w:sz="4" w:space="0" w:color="auto"/>
              <w:left w:val="single" w:sz="4" w:space="0" w:color="auto"/>
              <w:bottom w:val="single" w:sz="4" w:space="0" w:color="auto"/>
              <w:right w:val="single" w:sz="4" w:space="0" w:color="auto"/>
            </w:tcBorders>
            <w:vAlign w:val="center"/>
          </w:tcPr>
          <w:p w14:paraId="75867A7A" w14:textId="34273B69" w:rsidR="003A2BA2" w:rsidRPr="00EE75EB" w:rsidRDefault="009D7031" w:rsidP="00FA32A2">
            <w:pPr>
              <w:jc w:val="center"/>
              <w:rPr>
                <w:rFonts w:cs="Times New Roman"/>
                <w:lang w:val="fr-FR"/>
              </w:rPr>
            </w:pPr>
            <w:r>
              <w:rPr>
                <w:rFonts w:cs="Times New Roman"/>
                <w:lang w:val="fr-FR"/>
              </w:rPr>
              <w:t>4</w:t>
            </w:r>
          </w:p>
        </w:tc>
      </w:tr>
      <w:tr w:rsidR="00A54E51" w:rsidRPr="00EE75EB" w14:paraId="73450AE9" w14:textId="77777777" w:rsidTr="00FA32A2">
        <w:trPr>
          <w:trHeight w:val="70"/>
          <w:jc w:val="center"/>
        </w:trPr>
        <w:tc>
          <w:tcPr>
            <w:tcW w:w="3738" w:type="dxa"/>
            <w:tcBorders>
              <w:top w:val="single" w:sz="4" w:space="0" w:color="auto"/>
              <w:left w:val="single" w:sz="4" w:space="0" w:color="auto"/>
              <w:bottom w:val="single" w:sz="4" w:space="0" w:color="auto"/>
              <w:right w:val="single" w:sz="4" w:space="0" w:color="auto"/>
            </w:tcBorders>
            <w:vAlign w:val="center"/>
          </w:tcPr>
          <w:p w14:paraId="5658D577" w14:textId="5CCC45EC" w:rsidR="00A54E51" w:rsidRDefault="00A54E51" w:rsidP="009D7031">
            <w:pPr>
              <w:spacing w:before="60" w:after="60"/>
              <w:rPr>
                <w:rFonts w:cs="Times New Roman"/>
                <w:szCs w:val="24"/>
              </w:rPr>
            </w:pPr>
            <w:r>
              <w:rPr>
                <w:rFonts w:cs="Times New Roman"/>
                <w:szCs w:val="24"/>
              </w:rPr>
              <w:t>Nội dung 1</w:t>
            </w:r>
            <w:r w:rsidR="0012554F">
              <w:rPr>
                <w:rFonts w:cs="Times New Roman"/>
                <w:szCs w:val="24"/>
              </w:rPr>
              <w:t xml:space="preserve">1: Giới thiệu các hiệu </w:t>
            </w:r>
            <w:r w:rsidR="0012554F">
              <w:rPr>
                <w:rFonts w:cs="Times New Roman"/>
                <w:szCs w:val="24"/>
              </w:rPr>
              <w:lastRenderedPageBreak/>
              <w:t>ứng đồ họa trong game</w:t>
            </w:r>
          </w:p>
        </w:tc>
        <w:tc>
          <w:tcPr>
            <w:tcW w:w="981" w:type="dxa"/>
            <w:tcBorders>
              <w:top w:val="single" w:sz="4" w:space="0" w:color="auto"/>
              <w:left w:val="single" w:sz="4" w:space="0" w:color="auto"/>
              <w:bottom w:val="single" w:sz="4" w:space="0" w:color="auto"/>
              <w:right w:val="single" w:sz="4" w:space="0" w:color="auto"/>
            </w:tcBorders>
            <w:vAlign w:val="center"/>
          </w:tcPr>
          <w:p w14:paraId="2902183D" w14:textId="0FF335F4" w:rsidR="00A54E51" w:rsidRDefault="0012554F" w:rsidP="00FA32A2">
            <w:pPr>
              <w:jc w:val="center"/>
              <w:rPr>
                <w:rFonts w:cs="Times New Roman"/>
              </w:rPr>
            </w:pPr>
            <w:r>
              <w:rPr>
                <w:rFonts w:cs="Times New Roman"/>
              </w:rPr>
              <w:lastRenderedPageBreak/>
              <w:t>2</w:t>
            </w:r>
          </w:p>
        </w:tc>
        <w:tc>
          <w:tcPr>
            <w:tcW w:w="1170" w:type="dxa"/>
            <w:tcBorders>
              <w:top w:val="single" w:sz="4" w:space="0" w:color="auto"/>
              <w:left w:val="single" w:sz="4" w:space="0" w:color="auto"/>
              <w:bottom w:val="single" w:sz="4" w:space="0" w:color="auto"/>
              <w:right w:val="single" w:sz="4" w:space="0" w:color="auto"/>
            </w:tcBorders>
            <w:vAlign w:val="center"/>
          </w:tcPr>
          <w:p w14:paraId="5068A61D" w14:textId="21382C55" w:rsidR="00A54E51" w:rsidRDefault="00A54E51" w:rsidP="00FA32A2">
            <w:pPr>
              <w:jc w:val="center"/>
              <w:rPr>
                <w:rFonts w:cs="Times New Roman"/>
              </w:rPr>
            </w:pPr>
          </w:p>
        </w:tc>
        <w:tc>
          <w:tcPr>
            <w:tcW w:w="810" w:type="dxa"/>
            <w:tcBorders>
              <w:top w:val="single" w:sz="4" w:space="0" w:color="auto"/>
              <w:left w:val="single" w:sz="4" w:space="0" w:color="auto"/>
              <w:bottom w:val="single" w:sz="4" w:space="0" w:color="auto"/>
              <w:right w:val="single" w:sz="4" w:space="0" w:color="auto"/>
            </w:tcBorders>
            <w:vAlign w:val="center"/>
          </w:tcPr>
          <w:p w14:paraId="59B98B16" w14:textId="77777777" w:rsidR="00A54E51" w:rsidRPr="00A54E51" w:rsidRDefault="00A54E51" w:rsidP="00FA32A2">
            <w:pPr>
              <w:jc w:val="center"/>
              <w:rPr>
                <w:rFonts w:cs="Times New Roman"/>
              </w:rPr>
            </w:pPr>
          </w:p>
        </w:tc>
        <w:tc>
          <w:tcPr>
            <w:tcW w:w="808" w:type="dxa"/>
            <w:tcBorders>
              <w:top w:val="single" w:sz="4" w:space="0" w:color="auto"/>
              <w:left w:val="single" w:sz="4" w:space="0" w:color="auto"/>
              <w:bottom w:val="single" w:sz="4" w:space="0" w:color="auto"/>
              <w:right w:val="single" w:sz="4" w:space="0" w:color="auto"/>
            </w:tcBorders>
            <w:vAlign w:val="center"/>
          </w:tcPr>
          <w:p w14:paraId="3E19C20E" w14:textId="03097427" w:rsidR="00A54E51" w:rsidRPr="00A54E51" w:rsidRDefault="00F53E21" w:rsidP="00FA32A2">
            <w:pPr>
              <w:jc w:val="center"/>
              <w:rPr>
                <w:rFonts w:cs="Times New Roman"/>
              </w:rPr>
            </w:pPr>
            <w:r>
              <w:rPr>
                <w:rFonts w:cs="Times New Roman"/>
              </w:rPr>
              <w:t>2</w:t>
            </w:r>
          </w:p>
        </w:tc>
        <w:tc>
          <w:tcPr>
            <w:tcW w:w="720" w:type="dxa"/>
            <w:tcBorders>
              <w:top w:val="single" w:sz="4" w:space="0" w:color="auto"/>
              <w:left w:val="single" w:sz="4" w:space="0" w:color="auto"/>
              <w:bottom w:val="single" w:sz="4" w:space="0" w:color="auto"/>
              <w:right w:val="single" w:sz="4" w:space="0" w:color="auto"/>
            </w:tcBorders>
            <w:vAlign w:val="center"/>
          </w:tcPr>
          <w:p w14:paraId="7D365E9C" w14:textId="77777777" w:rsidR="00A54E51" w:rsidRPr="0012554F" w:rsidRDefault="00A54E51" w:rsidP="00FA32A2">
            <w:pPr>
              <w:jc w:val="center"/>
              <w:rPr>
                <w:rFonts w:cs="Times New Roman"/>
              </w:rPr>
            </w:pPr>
          </w:p>
        </w:tc>
        <w:tc>
          <w:tcPr>
            <w:tcW w:w="1028" w:type="dxa"/>
            <w:tcBorders>
              <w:top w:val="single" w:sz="4" w:space="0" w:color="auto"/>
              <w:left w:val="single" w:sz="4" w:space="0" w:color="auto"/>
              <w:bottom w:val="single" w:sz="4" w:space="0" w:color="auto"/>
              <w:right w:val="single" w:sz="4" w:space="0" w:color="auto"/>
            </w:tcBorders>
            <w:vAlign w:val="center"/>
          </w:tcPr>
          <w:p w14:paraId="29D88A79" w14:textId="696435BE" w:rsidR="00A54E51" w:rsidRDefault="0012554F" w:rsidP="00FA32A2">
            <w:pPr>
              <w:jc w:val="center"/>
              <w:rPr>
                <w:rFonts w:cs="Times New Roman"/>
              </w:rPr>
            </w:pPr>
            <w:r>
              <w:rPr>
                <w:rFonts w:cs="Times New Roman"/>
              </w:rPr>
              <w:t>4</w:t>
            </w:r>
          </w:p>
        </w:tc>
      </w:tr>
      <w:tr w:rsidR="009D7031" w:rsidRPr="00EE75EB" w14:paraId="7756662F" w14:textId="77777777" w:rsidTr="00FA32A2">
        <w:trPr>
          <w:trHeight w:val="70"/>
          <w:jc w:val="center"/>
        </w:trPr>
        <w:tc>
          <w:tcPr>
            <w:tcW w:w="3738" w:type="dxa"/>
            <w:tcBorders>
              <w:top w:val="single" w:sz="4" w:space="0" w:color="auto"/>
              <w:left w:val="single" w:sz="4" w:space="0" w:color="auto"/>
              <w:bottom w:val="single" w:sz="4" w:space="0" w:color="auto"/>
              <w:right w:val="single" w:sz="4" w:space="0" w:color="auto"/>
            </w:tcBorders>
            <w:vAlign w:val="center"/>
          </w:tcPr>
          <w:p w14:paraId="62B1D6F2" w14:textId="53FCB543" w:rsidR="009D7031" w:rsidRPr="00EE75EB" w:rsidRDefault="009D7031" w:rsidP="009D7031">
            <w:pPr>
              <w:spacing w:before="60" w:after="60"/>
              <w:rPr>
                <w:rFonts w:cs="Times New Roman"/>
                <w:szCs w:val="24"/>
              </w:rPr>
            </w:pPr>
            <w:r>
              <w:rPr>
                <w:rFonts w:cs="Times New Roman"/>
                <w:szCs w:val="24"/>
              </w:rPr>
              <w:lastRenderedPageBreak/>
              <w:t>Nội dung 1</w:t>
            </w:r>
            <w:r w:rsidR="001A142A">
              <w:rPr>
                <w:rFonts w:cs="Times New Roman"/>
                <w:szCs w:val="24"/>
              </w:rPr>
              <w:t>2</w:t>
            </w:r>
            <w:r>
              <w:rPr>
                <w:rFonts w:cs="Times New Roman"/>
                <w:szCs w:val="24"/>
              </w:rPr>
              <w:t>: Giới thiệu về các phương pháp tối ưu đồ họa</w:t>
            </w:r>
          </w:p>
        </w:tc>
        <w:tc>
          <w:tcPr>
            <w:tcW w:w="981" w:type="dxa"/>
            <w:tcBorders>
              <w:top w:val="single" w:sz="4" w:space="0" w:color="auto"/>
              <w:left w:val="single" w:sz="4" w:space="0" w:color="auto"/>
              <w:bottom w:val="single" w:sz="4" w:space="0" w:color="auto"/>
              <w:right w:val="single" w:sz="4" w:space="0" w:color="auto"/>
            </w:tcBorders>
            <w:vAlign w:val="center"/>
          </w:tcPr>
          <w:p w14:paraId="5B8FE771" w14:textId="7CBE6B49" w:rsidR="009D7031" w:rsidRPr="00F53E21" w:rsidRDefault="00586D5D" w:rsidP="00FA32A2">
            <w:pPr>
              <w:jc w:val="center"/>
              <w:rPr>
                <w:rFonts w:cs="Times New Roman"/>
              </w:rPr>
            </w:pPr>
            <w:r>
              <w:rPr>
                <w:rFonts w:cs="Times New Roman"/>
              </w:rPr>
              <w:t>2</w:t>
            </w:r>
          </w:p>
        </w:tc>
        <w:tc>
          <w:tcPr>
            <w:tcW w:w="1170" w:type="dxa"/>
            <w:tcBorders>
              <w:top w:val="single" w:sz="4" w:space="0" w:color="auto"/>
              <w:left w:val="single" w:sz="4" w:space="0" w:color="auto"/>
              <w:bottom w:val="single" w:sz="4" w:space="0" w:color="auto"/>
              <w:right w:val="single" w:sz="4" w:space="0" w:color="auto"/>
            </w:tcBorders>
            <w:vAlign w:val="center"/>
          </w:tcPr>
          <w:p w14:paraId="3AAEB89C" w14:textId="1CB9A348" w:rsidR="009D7031" w:rsidRPr="00F53E21" w:rsidRDefault="009D7031" w:rsidP="00FA32A2">
            <w:pPr>
              <w:jc w:val="center"/>
              <w:rPr>
                <w:rFonts w:cs="Times New Roman"/>
              </w:rPr>
            </w:pPr>
          </w:p>
        </w:tc>
        <w:tc>
          <w:tcPr>
            <w:tcW w:w="810" w:type="dxa"/>
            <w:tcBorders>
              <w:top w:val="single" w:sz="4" w:space="0" w:color="auto"/>
              <w:left w:val="single" w:sz="4" w:space="0" w:color="auto"/>
              <w:bottom w:val="single" w:sz="4" w:space="0" w:color="auto"/>
              <w:right w:val="single" w:sz="4" w:space="0" w:color="auto"/>
            </w:tcBorders>
            <w:vAlign w:val="center"/>
          </w:tcPr>
          <w:p w14:paraId="5BED1B5A" w14:textId="77777777" w:rsidR="009D7031" w:rsidRPr="00F53E21" w:rsidRDefault="009D7031" w:rsidP="00FA32A2">
            <w:pPr>
              <w:jc w:val="center"/>
              <w:rPr>
                <w:rFonts w:cs="Times New Roman"/>
              </w:rPr>
            </w:pPr>
          </w:p>
        </w:tc>
        <w:tc>
          <w:tcPr>
            <w:tcW w:w="808" w:type="dxa"/>
            <w:tcBorders>
              <w:top w:val="single" w:sz="4" w:space="0" w:color="auto"/>
              <w:left w:val="single" w:sz="4" w:space="0" w:color="auto"/>
              <w:bottom w:val="single" w:sz="4" w:space="0" w:color="auto"/>
              <w:right w:val="single" w:sz="4" w:space="0" w:color="auto"/>
            </w:tcBorders>
            <w:vAlign w:val="center"/>
          </w:tcPr>
          <w:p w14:paraId="323F2E01" w14:textId="18B9D3F5" w:rsidR="009D7031" w:rsidRPr="00F53E21" w:rsidRDefault="00F53E21" w:rsidP="00FA32A2">
            <w:pPr>
              <w:jc w:val="center"/>
              <w:rPr>
                <w:rFonts w:cs="Times New Roman"/>
              </w:rPr>
            </w:pPr>
            <w:r>
              <w:rPr>
                <w:rFonts w:cs="Times New Roman"/>
              </w:rPr>
              <w:t>2</w:t>
            </w:r>
          </w:p>
        </w:tc>
        <w:tc>
          <w:tcPr>
            <w:tcW w:w="720" w:type="dxa"/>
            <w:tcBorders>
              <w:top w:val="single" w:sz="4" w:space="0" w:color="auto"/>
              <w:left w:val="single" w:sz="4" w:space="0" w:color="auto"/>
              <w:bottom w:val="single" w:sz="4" w:space="0" w:color="auto"/>
              <w:right w:val="single" w:sz="4" w:space="0" w:color="auto"/>
            </w:tcBorders>
            <w:vAlign w:val="center"/>
          </w:tcPr>
          <w:p w14:paraId="3CD49BD4" w14:textId="77777777" w:rsidR="009D7031" w:rsidRPr="00F53E21" w:rsidRDefault="009D7031" w:rsidP="00FA32A2">
            <w:pPr>
              <w:jc w:val="center"/>
              <w:rPr>
                <w:rFonts w:cs="Times New Roman"/>
              </w:rPr>
            </w:pPr>
          </w:p>
        </w:tc>
        <w:tc>
          <w:tcPr>
            <w:tcW w:w="1028" w:type="dxa"/>
            <w:tcBorders>
              <w:top w:val="single" w:sz="4" w:space="0" w:color="auto"/>
              <w:left w:val="single" w:sz="4" w:space="0" w:color="auto"/>
              <w:bottom w:val="single" w:sz="4" w:space="0" w:color="auto"/>
              <w:right w:val="single" w:sz="4" w:space="0" w:color="auto"/>
            </w:tcBorders>
            <w:vAlign w:val="center"/>
          </w:tcPr>
          <w:p w14:paraId="436AE816" w14:textId="5C747885" w:rsidR="009D7031" w:rsidRPr="00F53E21" w:rsidRDefault="00586D5D" w:rsidP="00FA32A2">
            <w:pPr>
              <w:jc w:val="center"/>
              <w:rPr>
                <w:rFonts w:cs="Times New Roman"/>
              </w:rPr>
            </w:pPr>
            <w:r>
              <w:rPr>
                <w:rFonts w:cs="Times New Roman"/>
              </w:rPr>
              <w:t>4</w:t>
            </w:r>
          </w:p>
        </w:tc>
      </w:tr>
      <w:tr w:rsidR="007C2FD7" w:rsidRPr="00EE75EB" w14:paraId="04A02F92" w14:textId="77777777" w:rsidTr="00FA32A2">
        <w:trPr>
          <w:trHeight w:val="70"/>
          <w:jc w:val="center"/>
        </w:trPr>
        <w:tc>
          <w:tcPr>
            <w:tcW w:w="3738" w:type="dxa"/>
            <w:tcBorders>
              <w:top w:val="single" w:sz="4" w:space="0" w:color="auto"/>
              <w:left w:val="single" w:sz="4" w:space="0" w:color="auto"/>
              <w:bottom w:val="single" w:sz="4" w:space="0" w:color="auto"/>
              <w:right w:val="single" w:sz="4" w:space="0" w:color="auto"/>
            </w:tcBorders>
            <w:vAlign w:val="center"/>
          </w:tcPr>
          <w:p w14:paraId="30376898" w14:textId="46F8D520" w:rsidR="003A2BA2" w:rsidRPr="00EE75EB" w:rsidRDefault="003A2BA2" w:rsidP="009D7031">
            <w:pPr>
              <w:spacing w:before="60" w:after="60"/>
              <w:rPr>
                <w:rFonts w:cs="Times New Roman"/>
                <w:szCs w:val="24"/>
              </w:rPr>
            </w:pPr>
            <w:r w:rsidRPr="00EE75EB">
              <w:rPr>
                <w:rFonts w:cs="Times New Roman"/>
                <w:szCs w:val="24"/>
              </w:rPr>
              <w:t xml:space="preserve">Nội dung </w:t>
            </w:r>
            <w:r w:rsidR="009D7031" w:rsidRPr="00EE75EB">
              <w:rPr>
                <w:rFonts w:cs="Times New Roman"/>
                <w:szCs w:val="24"/>
              </w:rPr>
              <w:t>1</w:t>
            </w:r>
            <w:r w:rsidR="001A142A">
              <w:rPr>
                <w:rFonts w:cs="Times New Roman"/>
                <w:szCs w:val="24"/>
              </w:rPr>
              <w:t>3</w:t>
            </w:r>
            <w:r w:rsidRPr="00EE75EB">
              <w:rPr>
                <w:rFonts w:cs="Times New Roman"/>
                <w:szCs w:val="24"/>
              </w:rPr>
              <w:t xml:space="preserve">: </w:t>
            </w:r>
            <w:r w:rsidR="00122BE9" w:rsidRPr="00EE75EB">
              <w:rPr>
                <w:rFonts w:cs="Times New Roman"/>
                <w:szCs w:val="24"/>
              </w:rPr>
              <w:t>Tổng kết</w:t>
            </w:r>
          </w:p>
        </w:tc>
        <w:tc>
          <w:tcPr>
            <w:tcW w:w="981" w:type="dxa"/>
            <w:tcBorders>
              <w:top w:val="single" w:sz="4" w:space="0" w:color="auto"/>
              <w:left w:val="single" w:sz="4" w:space="0" w:color="auto"/>
              <w:bottom w:val="single" w:sz="4" w:space="0" w:color="auto"/>
              <w:right w:val="single" w:sz="4" w:space="0" w:color="auto"/>
            </w:tcBorders>
            <w:vAlign w:val="center"/>
          </w:tcPr>
          <w:p w14:paraId="58B46E60" w14:textId="23A34A86" w:rsidR="003A2BA2" w:rsidRPr="00EE75EB" w:rsidRDefault="0012554F" w:rsidP="00FA32A2">
            <w:pPr>
              <w:jc w:val="center"/>
              <w:rPr>
                <w:rFonts w:cs="Times New Roman"/>
              </w:rPr>
            </w:pPr>
            <w:r>
              <w:rPr>
                <w:rFonts w:cs="Times New Roman"/>
              </w:rPr>
              <w:t>2</w:t>
            </w:r>
          </w:p>
        </w:tc>
        <w:tc>
          <w:tcPr>
            <w:tcW w:w="1170" w:type="dxa"/>
            <w:tcBorders>
              <w:top w:val="single" w:sz="4" w:space="0" w:color="auto"/>
              <w:left w:val="single" w:sz="4" w:space="0" w:color="auto"/>
              <w:bottom w:val="single" w:sz="4" w:space="0" w:color="auto"/>
              <w:right w:val="single" w:sz="4" w:space="0" w:color="auto"/>
            </w:tcBorders>
            <w:vAlign w:val="center"/>
          </w:tcPr>
          <w:p w14:paraId="1CFB4CF1" w14:textId="77777777" w:rsidR="003A2BA2" w:rsidRPr="00EE75EB" w:rsidRDefault="003A2BA2" w:rsidP="00FA32A2">
            <w:pPr>
              <w:jc w:val="center"/>
              <w:rPr>
                <w:rFonts w:cs="Times New Roman"/>
                <w:lang w:val="fr-FR"/>
              </w:rPr>
            </w:pPr>
          </w:p>
        </w:tc>
        <w:tc>
          <w:tcPr>
            <w:tcW w:w="810" w:type="dxa"/>
            <w:tcBorders>
              <w:top w:val="single" w:sz="4" w:space="0" w:color="auto"/>
              <w:left w:val="single" w:sz="4" w:space="0" w:color="auto"/>
              <w:bottom w:val="single" w:sz="4" w:space="0" w:color="auto"/>
              <w:right w:val="single" w:sz="4" w:space="0" w:color="auto"/>
            </w:tcBorders>
            <w:vAlign w:val="center"/>
          </w:tcPr>
          <w:p w14:paraId="6FC37AE3" w14:textId="77777777" w:rsidR="003A2BA2" w:rsidRPr="00EE75EB" w:rsidRDefault="003A2BA2" w:rsidP="00FA32A2">
            <w:pPr>
              <w:jc w:val="center"/>
              <w:rPr>
                <w:rFonts w:cs="Times New Roman"/>
                <w:lang w:val="fr-FR"/>
              </w:rPr>
            </w:pPr>
          </w:p>
        </w:tc>
        <w:tc>
          <w:tcPr>
            <w:tcW w:w="808" w:type="dxa"/>
            <w:tcBorders>
              <w:top w:val="single" w:sz="4" w:space="0" w:color="auto"/>
              <w:left w:val="single" w:sz="4" w:space="0" w:color="auto"/>
              <w:bottom w:val="single" w:sz="4" w:space="0" w:color="auto"/>
              <w:right w:val="single" w:sz="4" w:space="0" w:color="auto"/>
            </w:tcBorders>
            <w:vAlign w:val="center"/>
          </w:tcPr>
          <w:p w14:paraId="394E3F4A" w14:textId="77777777" w:rsidR="003A2BA2" w:rsidRPr="00EE75EB" w:rsidRDefault="003A2BA2" w:rsidP="00FA32A2">
            <w:pPr>
              <w:jc w:val="center"/>
              <w:rPr>
                <w:rFonts w:cs="Times New Roman"/>
                <w:lang w:val="fr-FR"/>
              </w:rPr>
            </w:pPr>
          </w:p>
        </w:tc>
        <w:tc>
          <w:tcPr>
            <w:tcW w:w="720" w:type="dxa"/>
            <w:tcBorders>
              <w:top w:val="single" w:sz="4" w:space="0" w:color="auto"/>
              <w:left w:val="single" w:sz="4" w:space="0" w:color="auto"/>
              <w:bottom w:val="single" w:sz="4" w:space="0" w:color="auto"/>
              <w:right w:val="single" w:sz="4" w:space="0" w:color="auto"/>
            </w:tcBorders>
            <w:vAlign w:val="center"/>
          </w:tcPr>
          <w:p w14:paraId="09DED839" w14:textId="77777777" w:rsidR="003A2BA2" w:rsidRPr="00EE75EB" w:rsidRDefault="003A2BA2" w:rsidP="00FA32A2">
            <w:pPr>
              <w:jc w:val="center"/>
              <w:rPr>
                <w:rFonts w:cs="Times New Roman"/>
                <w:lang w:val="fr-FR"/>
              </w:rPr>
            </w:pPr>
          </w:p>
        </w:tc>
        <w:tc>
          <w:tcPr>
            <w:tcW w:w="1028" w:type="dxa"/>
            <w:tcBorders>
              <w:top w:val="single" w:sz="4" w:space="0" w:color="auto"/>
              <w:left w:val="single" w:sz="4" w:space="0" w:color="auto"/>
              <w:bottom w:val="single" w:sz="4" w:space="0" w:color="auto"/>
              <w:right w:val="single" w:sz="4" w:space="0" w:color="auto"/>
            </w:tcBorders>
            <w:vAlign w:val="center"/>
          </w:tcPr>
          <w:p w14:paraId="4519AA1F" w14:textId="4A6EBDB6" w:rsidR="003A2BA2" w:rsidRPr="00EE75EB" w:rsidRDefault="0012554F" w:rsidP="00FA32A2">
            <w:pPr>
              <w:jc w:val="center"/>
              <w:rPr>
                <w:rFonts w:cs="Times New Roman"/>
                <w:lang w:val="fr-FR"/>
              </w:rPr>
            </w:pPr>
            <w:r>
              <w:rPr>
                <w:rFonts w:cs="Times New Roman"/>
                <w:lang w:val="fr-FR"/>
              </w:rPr>
              <w:t>2</w:t>
            </w:r>
          </w:p>
        </w:tc>
      </w:tr>
      <w:tr w:rsidR="007C2FD7" w:rsidRPr="00EE75EB" w14:paraId="02746A2F" w14:textId="77777777" w:rsidTr="00FA32A2">
        <w:trPr>
          <w:jc w:val="center"/>
        </w:trPr>
        <w:tc>
          <w:tcPr>
            <w:tcW w:w="3738" w:type="dxa"/>
            <w:tcBorders>
              <w:top w:val="single" w:sz="4" w:space="0" w:color="auto"/>
              <w:left w:val="single" w:sz="4" w:space="0" w:color="auto"/>
              <w:bottom w:val="single" w:sz="4" w:space="0" w:color="auto"/>
              <w:right w:val="single" w:sz="4" w:space="0" w:color="auto"/>
            </w:tcBorders>
            <w:vAlign w:val="center"/>
            <w:hideMark/>
          </w:tcPr>
          <w:p w14:paraId="104DB262" w14:textId="77777777" w:rsidR="003A2BA2" w:rsidRPr="00EE75EB" w:rsidRDefault="003A2BA2" w:rsidP="00FA32A2">
            <w:pPr>
              <w:jc w:val="center"/>
              <w:rPr>
                <w:rFonts w:cs="Times New Roman"/>
                <w:b/>
              </w:rPr>
            </w:pPr>
            <w:r w:rsidRPr="00EE75EB">
              <w:rPr>
                <w:rFonts w:cs="Times New Roman"/>
                <w:b/>
              </w:rPr>
              <w:t>Tổng cộng</w:t>
            </w:r>
          </w:p>
        </w:tc>
        <w:tc>
          <w:tcPr>
            <w:tcW w:w="981" w:type="dxa"/>
            <w:tcBorders>
              <w:top w:val="single" w:sz="4" w:space="0" w:color="auto"/>
              <w:left w:val="single" w:sz="4" w:space="0" w:color="auto"/>
              <w:bottom w:val="single" w:sz="4" w:space="0" w:color="auto"/>
              <w:right w:val="single" w:sz="4" w:space="0" w:color="auto"/>
            </w:tcBorders>
            <w:vAlign w:val="center"/>
            <w:hideMark/>
          </w:tcPr>
          <w:p w14:paraId="0FC111E0" w14:textId="2A37129E" w:rsidR="003A2BA2" w:rsidRPr="00EE75EB" w:rsidRDefault="0012554F" w:rsidP="007B208A">
            <w:pPr>
              <w:jc w:val="center"/>
              <w:rPr>
                <w:rFonts w:cs="Times New Roman"/>
                <w:b/>
              </w:rPr>
            </w:pPr>
            <w:r>
              <w:rPr>
                <w:rFonts w:cs="Times New Roman"/>
                <w:b/>
              </w:rPr>
              <w:t>28</w:t>
            </w:r>
          </w:p>
        </w:tc>
        <w:tc>
          <w:tcPr>
            <w:tcW w:w="1170" w:type="dxa"/>
            <w:tcBorders>
              <w:top w:val="single" w:sz="4" w:space="0" w:color="auto"/>
              <w:left w:val="single" w:sz="4" w:space="0" w:color="auto"/>
              <w:bottom w:val="single" w:sz="4" w:space="0" w:color="auto"/>
              <w:right w:val="single" w:sz="4" w:space="0" w:color="auto"/>
            </w:tcBorders>
            <w:vAlign w:val="center"/>
            <w:hideMark/>
          </w:tcPr>
          <w:p w14:paraId="7CD781A8" w14:textId="07A92859" w:rsidR="003A2BA2" w:rsidRPr="00EE75EB" w:rsidRDefault="00F53E21" w:rsidP="00FA32A2">
            <w:pPr>
              <w:jc w:val="center"/>
              <w:rPr>
                <w:rFonts w:cs="Times New Roman"/>
                <w:b/>
              </w:rPr>
            </w:pPr>
            <w:r>
              <w:rPr>
                <w:rFonts w:cs="Times New Roman"/>
                <w:b/>
              </w:rPr>
              <w:t>8</w:t>
            </w:r>
          </w:p>
        </w:tc>
        <w:tc>
          <w:tcPr>
            <w:tcW w:w="810" w:type="dxa"/>
            <w:tcBorders>
              <w:top w:val="single" w:sz="4" w:space="0" w:color="auto"/>
              <w:left w:val="single" w:sz="4" w:space="0" w:color="auto"/>
              <w:bottom w:val="single" w:sz="4" w:space="0" w:color="auto"/>
              <w:right w:val="single" w:sz="4" w:space="0" w:color="auto"/>
            </w:tcBorders>
            <w:vAlign w:val="center"/>
            <w:hideMark/>
          </w:tcPr>
          <w:p w14:paraId="72960E94" w14:textId="77777777" w:rsidR="003A2BA2" w:rsidRPr="00EE75EB" w:rsidRDefault="003A2BA2" w:rsidP="00FA32A2">
            <w:pPr>
              <w:jc w:val="center"/>
              <w:rPr>
                <w:rFonts w:cs="Times New Roman"/>
                <w:b/>
              </w:rPr>
            </w:pPr>
            <w:r w:rsidRPr="00EE75EB">
              <w:rPr>
                <w:rFonts w:cs="Times New Roman"/>
                <w:b/>
              </w:rPr>
              <w:t>0</w:t>
            </w:r>
          </w:p>
        </w:tc>
        <w:tc>
          <w:tcPr>
            <w:tcW w:w="808" w:type="dxa"/>
            <w:tcBorders>
              <w:top w:val="single" w:sz="4" w:space="0" w:color="auto"/>
              <w:left w:val="single" w:sz="4" w:space="0" w:color="auto"/>
              <w:bottom w:val="single" w:sz="4" w:space="0" w:color="auto"/>
              <w:right w:val="single" w:sz="4" w:space="0" w:color="auto"/>
            </w:tcBorders>
            <w:vAlign w:val="center"/>
            <w:hideMark/>
          </w:tcPr>
          <w:p w14:paraId="01BA2A0C" w14:textId="11019059" w:rsidR="003A2BA2" w:rsidRPr="00EE75EB" w:rsidRDefault="00F53E21" w:rsidP="00FA32A2">
            <w:pPr>
              <w:jc w:val="center"/>
              <w:rPr>
                <w:rFonts w:cs="Times New Roman"/>
                <w:b/>
              </w:rPr>
            </w:pPr>
            <w:r>
              <w:rPr>
                <w:rFonts w:cs="Times New Roman"/>
                <w:b/>
              </w:rPr>
              <w:t>8</w:t>
            </w:r>
          </w:p>
        </w:tc>
        <w:tc>
          <w:tcPr>
            <w:tcW w:w="720" w:type="dxa"/>
            <w:tcBorders>
              <w:top w:val="single" w:sz="4" w:space="0" w:color="auto"/>
              <w:left w:val="single" w:sz="4" w:space="0" w:color="auto"/>
              <w:bottom w:val="single" w:sz="4" w:space="0" w:color="auto"/>
              <w:right w:val="single" w:sz="4" w:space="0" w:color="auto"/>
            </w:tcBorders>
            <w:vAlign w:val="center"/>
            <w:hideMark/>
          </w:tcPr>
          <w:p w14:paraId="5DEBBF96" w14:textId="77777777" w:rsidR="003A2BA2" w:rsidRPr="00EE75EB" w:rsidRDefault="003A2BA2" w:rsidP="00FA32A2">
            <w:pPr>
              <w:jc w:val="center"/>
              <w:rPr>
                <w:rFonts w:cs="Times New Roman"/>
                <w:b/>
              </w:rPr>
            </w:pPr>
            <w:r w:rsidRPr="00EE75EB">
              <w:rPr>
                <w:rFonts w:cs="Times New Roman"/>
                <w:b/>
              </w:rPr>
              <w:t>1</w:t>
            </w:r>
          </w:p>
        </w:tc>
        <w:tc>
          <w:tcPr>
            <w:tcW w:w="1028" w:type="dxa"/>
            <w:tcBorders>
              <w:top w:val="single" w:sz="4" w:space="0" w:color="auto"/>
              <w:left w:val="single" w:sz="4" w:space="0" w:color="auto"/>
              <w:bottom w:val="single" w:sz="4" w:space="0" w:color="auto"/>
              <w:right w:val="single" w:sz="4" w:space="0" w:color="auto"/>
            </w:tcBorders>
            <w:vAlign w:val="center"/>
            <w:hideMark/>
          </w:tcPr>
          <w:p w14:paraId="3821C44C" w14:textId="77777777" w:rsidR="003A2BA2" w:rsidRPr="00EE75EB" w:rsidRDefault="003A2BA2" w:rsidP="00FA32A2">
            <w:pPr>
              <w:jc w:val="center"/>
              <w:rPr>
                <w:rFonts w:cs="Times New Roman"/>
                <w:b/>
              </w:rPr>
            </w:pPr>
            <w:r w:rsidRPr="00EE75EB">
              <w:rPr>
                <w:rFonts w:cs="Times New Roman"/>
                <w:b/>
              </w:rPr>
              <w:t>45</w:t>
            </w:r>
          </w:p>
        </w:tc>
      </w:tr>
    </w:tbl>
    <w:p w14:paraId="3C1BF193" w14:textId="77777777" w:rsidR="00E061B8" w:rsidRPr="00EE75EB" w:rsidRDefault="00E061B8" w:rsidP="003A2BA2">
      <w:pPr>
        <w:rPr>
          <w:rFonts w:cs="Times New Roman"/>
          <w:b/>
          <w:i/>
          <w:sz w:val="26"/>
          <w:szCs w:val="26"/>
        </w:rPr>
      </w:pPr>
    </w:p>
    <w:p w14:paraId="2EE940E5" w14:textId="77777777" w:rsidR="00764D53" w:rsidRPr="00EE75EB" w:rsidRDefault="006046B3" w:rsidP="006046B3">
      <w:pPr>
        <w:ind w:left="357"/>
        <w:rPr>
          <w:rFonts w:cs="Times New Roman"/>
          <w:b/>
          <w:i/>
          <w:sz w:val="26"/>
          <w:szCs w:val="24"/>
        </w:rPr>
      </w:pPr>
      <w:r w:rsidRPr="00EE75EB">
        <w:rPr>
          <w:rFonts w:cs="Times New Roman"/>
          <w:b/>
          <w:i/>
          <w:sz w:val="26"/>
          <w:szCs w:val="24"/>
        </w:rPr>
        <w:t xml:space="preserve">7.2 </w:t>
      </w:r>
      <w:r w:rsidR="00764D53" w:rsidRPr="00EE75EB">
        <w:rPr>
          <w:rFonts w:cs="Times New Roman"/>
          <w:b/>
          <w:i/>
          <w:sz w:val="26"/>
          <w:szCs w:val="24"/>
        </w:rPr>
        <w:t>Lịch trình tổ chức dạy học cụ thể</w:t>
      </w:r>
    </w:p>
    <w:p w14:paraId="456B5E11" w14:textId="3875C617" w:rsidR="00764D53" w:rsidRPr="00EE75EB" w:rsidRDefault="00C000AA" w:rsidP="000B0D9C">
      <w:pPr>
        <w:ind w:firstLine="357"/>
        <w:rPr>
          <w:rFonts w:cs="Times New Roman"/>
          <w:i/>
          <w:iCs/>
          <w:sz w:val="26"/>
          <w:szCs w:val="24"/>
        </w:rPr>
      </w:pPr>
      <w:r w:rsidRPr="00EE75EB">
        <w:rPr>
          <w:rFonts w:cs="Times New Roman"/>
          <w:i/>
          <w:iCs/>
          <w:sz w:val="26"/>
          <w:szCs w:val="24"/>
        </w:rPr>
        <w:t xml:space="preserve">(Lịch trình tổ chức chức dạy học cụ thể này được thiết kế cho từng nội dung ứng với 1 tuần </w:t>
      </w:r>
      <w:r w:rsidR="007C63E2" w:rsidRPr="00EE75EB">
        <w:rPr>
          <w:rFonts w:cs="Times New Roman"/>
          <w:i/>
          <w:iCs/>
          <w:sz w:val="26"/>
          <w:szCs w:val="24"/>
        </w:rPr>
        <w:t>học</w:t>
      </w:r>
      <w:r w:rsidR="007C63E2" w:rsidRPr="00EE75EB">
        <w:rPr>
          <w:rFonts w:cs="Times New Roman"/>
          <w:i/>
          <w:iCs/>
          <w:sz w:val="26"/>
          <w:szCs w:val="24"/>
          <w:lang w:val="vi-VN"/>
        </w:rPr>
        <w:t xml:space="preserve">; Lịch trình tổ chức dạy học được thiết kế chuẩn </w:t>
      </w:r>
      <w:r w:rsidRPr="00EE75EB">
        <w:rPr>
          <w:rFonts w:cs="Times New Roman"/>
          <w:i/>
          <w:iCs/>
          <w:sz w:val="26"/>
          <w:szCs w:val="24"/>
        </w:rPr>
        <w:t xml:space="preserve">là 15 </w:t>
      </w:r>
      <w:r w:rsidR="007C63E2" w:rsidRPr="00EE75EB">
        <w:rPr>
          <w:rFonts w:cs="Times New Roman"/>
          <w:i/>
          <w:iCs/>
          <w:sz w:val="26"/>
          <w:szCs w:val="24"/>
        </w:rPr>
        <w:t>tuần</w:t>
      </w:r>
      <w:r w:rsidR="007C63E2" w:rsidRPr="00EE75EB">
        <w:rPr>
          <w:rFonts w:cs="Times New Roman"/>
          <w:i/>
          <w:iCs/>
          <w:sz w:val="26"/>
          <w:szCs w:val="24"/>
          <w:lang w:val="vi-VN"/>
        </w:rPr>
        <w:t>, trong các trường hợp đặc biệt thì Lịch trình tổ chức dạy học có thể rút ngắn hơn 15 tuần theo thực tế phù hợp với kế hoạch đào tạo</w:t>
      </w:r>
      <w:r w:rsidRPr="00EE75EB">
        <w:rPr>
          <w:rFonts w:cs="Times New Roman"/>
          <w:i/>
          <w:iCs/>
          <w:sz w:val="26"/>
          <w:szCs w:val="24"/>
        </w:rPr>
        <w:t>)</w:t>
      </w:r>
    </w:p>
    <w:p w14:paraId="5AC39ACB" w14:textId="77777777" w:rsidR="003A2BA2" w:rsidRPr="00EE75EB" w:rsidRDefault="003A2BA2" w:rsidP="003A2BA2">
      <w:pPr>
        <w:rPr>
          <w:rFonts w:cs="Times New Roman"/>
          <w:b/>
          <w:iCs/>
          <w:spacing w:val="10"/>
        </w:rPr>
      </w:pPr>
      <w:r w:rsidRPr="00EE75EB">
        <w:rPr>
          <w:rFonts w:cs="Times New Roman"/>
          <w:b/>
          <w:iCs/>
          <w:spacing w:val="10"/>
        </w:rPr>
        <w:t xml:space="preserve">Tuần 1: </w:t>
      </w:r>
      <w:r w:rsidRPr="00EE75EB">
        <w:rPr>
          <w:rFonts w:cs="Times New Roman"/>
          <w:b/>
        </w:rPr>
        <w:t>Nội dung 1</w:t>
      </w:r>
    </w:p>
    <w:tbl>
      <w:tblPr>
        <w:tblW w:w="987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1"/>
        <w:gridCol w:w="1393"/>
        <w:gridCol w:w="3331"/>
        <w:gridCol w:w="2170"/>
        <w:gridCol w:w="1186"/>
      </w:tblGrid>
      <w:tr w:rsidR="007C2FD7" w:rsidRPr="00EE75EB" w14:paraId="56DE592F" w14:textId="77777777" w:rsidTr="00FA32A2">
        <w:tc>
          <w:tcPr>
            <w:tcW w:w="1791" w:type="dxa"/>
            <w:vAlign w:val="center"/>
          </w:tcPr>
          <w:p w14:paraId="1D16533C" w14:textId="77777777" w:rsidR="003A2BA2" w:rsidRPr="00EE75EB" w:rsidRDefault="003A2BA2" w:rsidP="00CF2088">
            <w:pPr>
              <w:jc w:val="center"/>
              <w:rPr>
                <w:rFonts w:cs="Times New Roman"/>
                <w:b/>
                <w:spacing w:val="10"/>
              </w:rPr>
            </w:pPr>
            <w:r w:rsidRPr="00EE75EB">
              <w:rPr>
                <w:rFonts w:cs="Times New Roman"/>
                <w:b/>
                <w:spacing w:val="10"/>
              </w:rPr>
              <w:t>Hình thức tổ chức dạy học</w:t>
            </w:r>
          </w:p>
        </w:tc>
        <w:tc>
          <w:tcPr>
            <w:tcW w:w="1393" w:type="dxa"/>
            <w:vAlign w:val="center"/>
          </w:tcPr>
          <w:p w14:paraId="7C83F770" w14:textId="77777777" w:rsidR="003A2BA2" w:rsidRPr="00EE75EB" w:rsidRDefault="003A2BA2" w:rsidP="00CF2088">
            <w:pPr>
              <w:jc w:val="center"/>
              <w:rPr>
                <w:rFonts w:cs="Times New Roman"/>
                <w:b/>
                <w:spacing w:val="10"/>
              </w:rPr>
            </w:pPr>
            <w:r w:rsidRPr="00EE75EB">
              <w:rPr>
                <w:rFonts w:cs="Times New Roman"/>
                <w:b/>
                <w:spacing w:val="10"/>
              </w:rPr>
              <w:t>Thời gian</w:t>
            </w:r>
          </w:p>
          <w:p w14:paraId="6DB8914D" w14:textId="77777777" w:rsidR="003A2BA2" w:rsidRPr="00EE75EB" w:rsidRDefault="003A2BA2" w:rsidP="00CF2088">
            <w:pPr>
              <w:jc w:val="center"/>
              <w:rPr>
                <w:rFonts w:cs="Times New Roman"/>
                <w:i/>
                <w:spacing w:val="10"/>
                <w:sz w:val="20"/>
                <w:szCs w:val="20"/>
              </w:rPr>
            </w:pPr>
            <w:r w:rsidRPr="00EE75EB">
              <w:rPr>
                <w:rFonts w:cs="Times New Roman"/>
                <w:i/>
                <w:spacing w:val="10"/>
                <w:sz w:val="20"/>
                <w:szCs w:val="20"/>
              </w:rPr>
              <w:t>(tiết TC)</w:t>
            </w:r>
          </w:p>
        </w:tc>
        <w:tc>
          <w:tcPr>
            <w:tcW w:w="3331" w:type="dxa"/>
            <w:vAlign w:val="center"/>
          </w:tcPr>
          <w:p w14:paraId="5CAB1C80" w14:textId="77777777" w:rsidR="003A2BA2" w:rsidRPr="00EE75EB" w:rsidRDefault="003A2BA2" w:rsidP="00CF2088">
            <w:pPr>
              <w:jc w:val="center"/>
              <w:rPr>
                <w:rFonts w:cs="Times New Roman"/>
                <w:b/>
                <w:spacing w:val="10"/>
              </w:rPr>
            </w:pPr>
            <w:r w:rsidRPr="00EE75EB">
              <w:rPr>
                <w:rFonts w:cs="Times New Roman"/>
                <w:b/>
                <w:spacing w:val="10"/>
              </w:rPr>
              <w:t>Nội dung chính</w:t>
            </w:r>
          </w:p>
        </w:tc>
        <w:tc>
          <w:tcPr>
            <w:tcW w:w="2170" w:type="dxa"/>
            <w:vAlign w:val="center"/>
          </w:tcPr>
          <w:p w14:paraId="2B713923" w14:textId="77777777" w:rsidR="003A2BA2" w:rsidRPr="00EE75EB" w:rsidRDefault="003A2BA2" w:rsidP="00CF2088">
            <w:pPr>
              <w:jc w:val="center"/>
              <w:rPr>
                <w:rFonts w:cs="Times New Roman"/>
                <w:b/>
                <w:spacing w:val="10"/>
              </w:rPr>
            </w:pPr>
            <w:r w:rsidRPr="00EE75EB">
              <w:rPr>
                <w:rFonts w:cs="Times New Roman"/>
                <w:b/>
                <w:spacing w:val="10"/>
              </w:rPr>
              <w:t xml:space="preserve">Yêu cầu đối với </w:t>
            </w:r>
            <w:r w:rsidRPr="00EE75EB">
              <w:rPr>
                <w:rFonts w:cs="Times New Roman"/>
                <w:b/>
                <w:spacing w:val="10"/>
              </w:rPr>
              <w:br/>
              <w:t>sinh viên</w:t>
            </w:r>
          </w:p>
        </w:tc>
        <w:tc>
          <w:tcPr>
            <w:tcW w:w="1186" w:type="dxa"/>
            <w:vAlign w:val="center"/>
          </w:tcPr>
          <w:p w14:paraId="31A9B700" w14:textId="77777777" w:rsidR="003A2BA2" w:rsidRPr="00EE75EB" w:rsidRDefault="003A2BA2" w:rsidP="00CF2088">
            <w:pPr>
              <w:jc w:val="center"/>
              <w:rPr>
                <w:rFonts w:cs="Times New Roman"/>
                <w:b/>
                <w:spacing w:val="10"/>
              </w:rPr>
            </w:pPr>
            <w:r w:rsidRPr="00EE75EB">
              <w:rPr>
                <w:rFonts w:cs="Times New Roman"/>
                <w:b/>
                <w:spacing w:val="10"/>
              </w:rPr>
              <w:t>Ghi chú</w:t>
            </w:r>
          </w:p>
        </w:tc>
      </w:tr>
      <w:tr w:rsidR="007C2FD7" w:rsidRPr="00EE75EB" w14:paraId="16E16A13" w14:textId="77777777" w:rsidTr="00FA32A2">
        <w:tc>
          <w:tcPr>
            <w:tcW w:w="1791" w:type="dxa"/>
            <w:vAlign w:val="center"/>
          </w:tcPr>
          <w:p w14:paraId="2B104647" w14:textId="77777777" w:rsidR="003A2BA2" w:rsidRPr="00EE75EB" w:rsidRDefault="003A2BA2" w:rsidP="00CF2088">
            <w:pPr>
              <w:jc w:val="center"/>
              <w:rPr>
                <w:rFonts w:cs="Times New Roman"/>
                <w:spacing w:val="10"/>
              </w:rPr>
            </w:pPr>
            <w:r w:rsidRPr="00EE75EB">
              <w:rPr>
                <w:rFonts w:cs="Times New Roman"/>
                <w:spacing w:val="10"/>
              </w:rPr>
              <w:t>Lý thuyết</w:t>
            </w:r>
          </w:p>
        </w:tc>
        <w:tc>
          <w:tcPr>
            <w:tcW w:w="1393" w:type="dxa"/>
            <w:vAlign w:val="center"/>
          </w:tcPr>
          <w:p w14:paraId="2A64E258" w14:textId="77777777" w:rsidR="003A2BA2" w:rsidRPr="00EE75EB" w:rsidRDefault="003A2BA2" w:rsidP="00CF2088">
            <w:pPr>
              <w:jc w:val="center"/>
              <w:rPr>
                <w:rFonts w:cs="Times New Roman"/>
                <w:spacing w:val="10"/>
              </w:rPr>
            </w:pPr>
            <w:r w:rsidRPr="00EE75EB">
              <w:rPr>
                <w:rFonts w:cs="Times New Roman"/>
                <w:spacing w:val="10"/>
              </w:rPr>
              <w:t>2</w:t>
            </w:r>
          </w:p>
        </w:tc>
        <w:tc>
          <w:tcPr>
            <w:tcW w:w="3331" w:type="dxa"/>
          </w:tcPr>
          <w:p w14:paraId="7B4C078E" w14:textId="02860333" w:rsidR="003A2BA2" w:rsidRPr="00EE75EB" w:rsidRDefault="003A2BA2" w:rsidP="007B208A">
            <w:pPr>
              <w:pStyle w:val="ListParagraph"/>
              <w:numPr>
                <w:ilvl w:val="0"/>
                <w:numId w:val="3"/>
              </w:numPr>
              <w:spacing w:before="0" w:after="0"/>
              <w:ind w:left="242" w:hanging="224"/>
              <w:jc w:val="left"/>
              <w:rPr>
                <w:rFonts w:cs="Times New Roman"/>
                <w:spacing w:val="10"/>
              </w:rPr>
            </w:pPr>
            <w:r w:rsidRPr="00EE75EB">
              <w:rPr>
                <w:rFonts w:cs="Times New Roman"/>
              </w:rPr>
              <w:t>Giới thiệu về các thuật ngữ và các khái niệm cơ bản</w:t>
            </w:r>
            <w:ins w:id="3" w:author="Tuan Minh" w:date="2025-06-09T19:57:00Z">
              <w:r w:rsidR="007B208A">
                <w:rPr>
                  <w:rFonts w:cs="Times New Roman"/>
                </w:rPr>
                <w:t xml:space="preserve"> </w:t>
              </w:r>
            </w:ins>
            <w:r w:rsidR="00F04702" w:rsidRPr="00EE75EB">
              <w:rPr>
                <w:rFonts w:cs="Times New Roman"/>
              </w:rPr>
              <w:t>trong xử lý đồ họa</w:t>
            </w:r>
          </w:p>
        </w:tc>
        <w:tc>
          <w:tcPr>
            <w:tcW w:w="2170" w:type="dxa"/>
            <w:vAlign w:val="center"/>
          </w:tcPr>
          <w:p w14:paraId="2ECADEA1" w14:textId="153EA2F1" w:rsidR="003A2BA2" w:rsidRPr="00EE75EB" w:rsidRDefault="003A2BA2" w:rsidP="00454CDD">
            <w:pPr>
              <w:rPr>
                <w:rFonts w:cs="Times New Roman"/>
                <w:spacing w:val="10"/>
              </w:rPr>
            </w:pPr>
            <w:r w:rsidRPr="00EE75EB">
              <w:rPr>
                <w:rFonts w:cs="Times New Roman"/>
                <w:spacing w:val="10"/>
              </w:rPr>
              <w:t>Đọc chương 1</w:t>
            </w:r>
          </w:p>
        </w:tc>
        <w:tc>
          <w:tcPr>
            <w:tcW w:w="1186" w:type="dxa"/>
          </w:tcPr>
          <w:p w14:paraId="37CB8CB2" w14:textId="77777777" w:rsidR="003A2BA2" w:rsidRPr="00EE75EB" w:rsidRDefault="003A2BA2" w:rsidP="00CF2088">
            <w:pPr>
              <w:rPr>
                <w:rFonts w:cs="Times New Roman"/>
                <w:spacing w:val="10"/>
              </w:rPr>
            </w:pPr>
          </w:p>
        </w:tc>
      </w:tr>
    </w:tbl>
    <w:p w14:paraId="378AE81E" w14:textId="77777777" w:rsidR="003A2BA2" w:rsidRPr="00EE75EB" w:rsidRDefault="003A2BA2" w:rsidP="00CF2088">
      <w:pPr>
        <w:rPr>
          <w:rFonts w:cs="Times New Roman"/>
          <w:b/>
          <w:iCs/>
          <w:spacing w:val="10"/>
        </w:rPr>
      </w:pPr>
      <w:r w:rsidRPr="00EE75EB">
        <w:rPr>
          <w:rFonts w:cs="Times New Roman"/>
          <w:b/>
          <w:iCs/>
          <w:spacing w:val="10"/>
        </w:rPr>
        <w:t xml:space="preserve">Tuần 2: </w:t>
      </w:r>
      <w:r w:rsidRPr="00EE75EB">
        <w:rPr>
          <w:rFonts w:cs="Times New Roman"/>
          <w:b/>
        </w:rPr>
        <w:t>Nội dung 2</w:t>
      </w:r>
    </w:p>
    <w:tbl>
      <w:tblPr>
        <w:tblW w:w="987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8"/>
        <w:gridCol w:w="1330"/>
        <w:gridCol w:w="3219"/>
        <w:gridCol w:w="2198"/>
        <w:gridCol w:w="1186"/>
      </w:tblGrid>
      <w:tr w:rsidR="007C2FD7" w:rsidRPr="00EE75EB" w14:paraId="27AAB1AF" w14:textId="77777777" w:rsidTr="00FA32A2">
        <w:tc>
          <w:tcPr>
            <w:tcW w:w="1938" w:type="dxa"/>
            <w:vAlign w:val="center"/>
          </w:tcPr>
          <w:p w14:paraId="66F79499" w14:textId="77777777" w:rsidR="003A2BA2" w:rsidRPr="00EE75EB" w:rsidRDefault="003A2BA2" w:rsidP="00CF2088">
            <w:pPr>
              <w:jc w:val="center"/>
              <w:rPr>
                <w:rFonts w:cs="Times New Roman"/>
                <w:b/>
                <w:spacing w:val="10"/>
              </w:rPr>
            </w:pPr>
            <w:r w:rsidRPr="00EE75EB">
              <w:rPr>
                <w:rFonts w:cs="Times New Roman"/>
                <w:b/>
                <w:spacing w:val="10"/>
              </w:rPr>
              <w:t>Hình thức tổ chức dạy học</w:t>
            </w:r>
          </w:p>
        </w:tc>
        <w:tc>
          <w:tcPr>
            <w:tcW w:w="1330" w:type="dxa"/>
            <w:vAlign w:val="center"/>
          </w:tcPr>
          <w:p w14:paraId="430C9948" w14:textId="77777777" w:rsidR="003A2BA2" w:rsidRPr="00EE75EB" w:rsidRDefault="003A2BA2" w:rsidP="00CF2088">
            <w:pPr>
              <w:jc w:val="center"/>
              <w:rPr>
                <w:rFonts w:cs="Times New Roman"/>
                <w:b/>
                <w:spacing w:val="10"/>
              </w:rPr>
            </w:pPr>
            <w:r w:rsidRPr="00EE75EB">
              <w:rPr>
                <w:rFonts w:cs="Times New Roman"/>
                <w:b/>
                <w:spacing w:val="10"/>
              </w:rPr>
              <w:t>Thời gian</w:t>
            </w:r>
          </w:p>
          <w:p w14:paraId="556147FB" w14:textId="77777777" w:rsidR="003A2BA2" w:rsidRPr="00EE75EB" w:rsidRDefault="003A2BA2" w:rsidP="00CF2088">
            <w:pPr>
              <w:jc w:val="center"/>
              <w:rPr>
                <w:rFonts w:cs="Times New Roman"/>
                <w:i/>
                <w:spacing w:val="10"/>
                <w:sz w:val="20"/>
                <w:szCs w:val="20"/>
              </w:rPr>
            </w:pPr>
            <w:r w:rsidRPr="00EE75EB">
              <w:rPr>
                <w:rFonts w:cs="Times New Roman"/>
                <w:i/>
                <w:spacing w:val="10"/>
                <w:sz w:val="20"/>
                <w:szCs w:val="20"/>
              </w:rPr>
              <w:t>(tiết TC)</w:t>
            </w:r>
          </w:p>
        </w:tc>
        <w:tc>
          <w:tcPr>
            <w:tcW w:w="3219" w:type="dxa"/>
            <w:vAlign w:val="center"/>
          </w:tcPr>
          <w:p w14:paraId="10134672" w14:textId="77777777" w:rsidR="003A2BA2" w:rsidRPr="00EE75EB" w:rsidRDefault="003A2BA2" w:rsidP="00CF2088">
            <w:pPr>
              <w:jc w:val="center"/>
              <w:rPr>
                <w:rFonts w:cs="Times New Roman"/>
                <w:b/>
                <w:spacing w:val="10"/>
              </w:rPr>
            </w:pPr>
            <w:r w:rsidRPr="00EE75EB">
              <w:rPr>
                <w:rFonts w:cs="Times New Roman"/>
                <w:b/>
                <w:spacing w:val="10"/>
              </w:rPr>
              <w:t>Nội dung chính</w:t>
            </w:r>
          </w:p>
        </w:tc>
        <w:tc>
          <w:tcPr>
            <w:tcW w:w="2198" w:type="dxa"/>
            <w:vAlign w:val="center"/>
          </w:tcPr>
          <w:p w14:paraId="4E824A39" w14:textId="77777777" w:rsidR="003A2BA2" w:rsidRPr="00EE75EB" w:rsidRDefault="003A2BA2" w:rsidP="00CF2088">
            <w:pPr>
              <w:jc w:val="center"/>
              <w:rPr>
                <w:rFonts w:cs="Times New Roman"/>
                <w:b/>
                <w:spacing w:val="10"/>
              </w:rPr>
            </w:pPr>
            <w:r w:rsidRPr="00EE75EB">
              <w:rPr>
                <w:rFonts w:cs="Times New Roman"/>
                <w:b/>
                <w:spacing w:val="10"/>
              </w:rPr>
              <w:t xml:space="preserve">Yêu cầu đối với </w:t>
            </w:r>
            <w:r w:rsidRPr="00EE75EB">
              <w:rPr>
                <w:rFonts w:cs="Times New Roman"/>
                <w:b/>
                <w:spacing w:val="10"/>
              </w:rPr>
              <w:br/>
              <w:t>sinh viên</w:t>
            </w:r>
          </w:p>
        </w:tc>
        <w:tc>
          <w:tcPr>
            <w:tcW w:w="1186" w:type="dxa"/>
            <w:vAlign w:val="center"/>
          </w:tcPr>
          <w:p w14:paraId="77663921" w14:textId="77777777" w:rsidR="003A2BA2" w:rsidRPr="00EE75EB" w:rsidRDefault="003A2BA2" w:rsidP="00CF2088">
            <w:pPr>
              <w:jc w:val="center"/>
              <w:rPr>
                <w:rFonts w:cs="Times New Roman"/>
                <w:b/>
                <w:spacing w:val="10"/>
              </w:rPr>
            </w:pPr>
            <w:r w:rsidRPr="00EE75EB">
              <w:rPr>
                <w:rFonts w:cs="Times New Roman"/>
                <w:b/>
                <w:spacing w:val="10"/>
              </w:rPr>
              <w:t>Ghi chú</w:t>
            </w:r>
          </w:p>
        </w:tc>
      </w:tr>
      <w:tr w:rsidR="007C2FD7" w:rsidRPr="00EE75EB" w14:paraId="21CFEE74" w14:textId="77777777" w:rsidTr="00FA32A2">
        <w:tc>
          <w:tcPr>
            <w:tcW w:w="1938" w:type="dxa"/>
            <w:vAlign w:val="center"/>
          </w:tcPr>
          <w:p w14:paraId="5A6F4271" w14:textId="77777777" w:rsidR="003A2BA2" w:rsidRPr="00EE75EB" w:rsidRDefault="003A2BA2" w:rsidP="00CF2088">
            <w:pPr>
              <w:jc w:val="center"/>
              <w:rPr>
                <w:rFonts w:cs="Times New Roman"/>
                <w:spacing w:val="10"/>
              </w:rPr>
            </w:pPr>
            <w:r w:rsidRPr="00EE75EB">
              <w:rPr>
                <w:rFonts w:cs="Times New Roman"/>
                <w:spacing w:val="10"/>
              </w:rPr>
              <w:t>Lý thuyết</w:t>
            </w:r>
          </w:p>
        </w:tc>
        <w:tc>
          <w:tcPr>
            <w:tcW w:w="1330" w:type="dxa"/>
            <w:vAlign w:val="center"/>
          </w:tcPr>
          <w:p w14:paraId="7954C7E8" w14:textId="77777777" w:rsidR="003A2BA2" w:rsidRPr="00EE75EB" w:rsidRDefault="003A2BA2" w:rsidP="00CF2088">
            <w:pPr>
              <w:jc w:val="center"/>
              <w:rPr>
                <w:rFonts w:cs="Times New Roman"/>
                <w:spacing w:val="10"/>
              </w:rPr>
            </w:pPr>
            <w:r w:rsidRPr="00EE75EB">
              <w:rPr>
                <w:rFonts w:cs="Times New Roman"/>
                <w:spacing w:val="10"/>
              </w:rPr>
              <w:t>2</w:t>
            </w:r>
          </w:p>
        </w:tc>
        <w:tc>
          <w:tcPr>
            <w:tcW w:w="3219" w:type="dxa"/>
          </w:tcPr>
          <w:p w14:paraId="358410D1" w14:textId="77777777" w:rsidR="007B208A" w:rsidRPr="00EE75EB" w:rsidRDefault="007B208A" w:rsidP="007B208A">
            <w:pPr>
              <w:pStyle w:val="ListParagraph"/>
              <w:numPr>
                <w:ilvl w:val="0"/>
                <w:numId w:val="3"/>
              </w:numPr>
              <w:spacing w:before="0" w:after="0"/>
              <w:ind w:left="242" w:hanging="224"/>
              <w:jc w:val="left"/>
              <w:rPr>
                <w:rFonts w:cs="Times New Roman"/>
                <w:spacing w:val="10"/>
              </w:rPr>
            </w:pPr>
            <w:r w:rsidRPr="00EE75EB">
              <w:rPr>
                <w:rFonts w:cs="Times New Roman"/>
                <w:spacing w:val="10"/>
              </w:rPr>
              <w:t>Đồ họa 2D</w:t>
            </w:r>
          </w:p>
          <w:p w14:paraId="2685E836" w14:textId="77777777" w:rsidR="007B208A" w:rsidRPr="00EE75EB" w:rsidRDefault="007B208A" w:rsidP="007B208A">
            <w:pPr>
              <w:pStyle w:val="ListParagraph"/>
              <w:numPr>
                <w:ilvl w:val="0"/>
                <w:numId w:val="3"/>
              </w:numPr>
              <w:spacing w:before="0" w:after="0"/>
              <w:ind w:left="242" w:hanging="224"/>
              <w:jc w:val="left"/>
              <w:rPr>
                <w:rFonts w:cs="Times New Roman"/>
                <w:spacing w:val="10"/>
              </w:rPr>
            </w:pPr>
            <w:r w:rsidRPr="00EE75EB">
              <w:rPr>
                <w:rFonts w:cs="Times New Roman"/>
                <w:spacing w:val="10"/>
              </w:rPr>
              <w:t>Đồ họa 3D</w:t>
            </w:r>
          </w:p>
          <w:p w14:paraId="44860DD6" w14:textId="17EB3867" w:rsidR="003A2BA2" w:rsidRPr="00EE75EB" w:rsidRDefault="007B208A" w:rsidP="007B208A">
            <w:pPr>
              <w:pStyle w:val="ListParagraph"/>
              <w:numPr>
                <w:ilvl w:val="0"/>
                <w:numId w:val="3"/>
              </w:numPr>
              <w:spacing w:before="0" w:after="0"/>
              <w:ind w:left="242" w:hanging="224"/>
              <w:jc w:val="left"/>
              <w:rPr>
                <w:rFonts w:cs="Times New Roman"/>
                <w:spacing w:val="10"/>
              </w:rPr>
            </w:pPr>
            <w:r w:rsidRPr="00EE75EB">
              <w:rPr>
                <w:rFonts w:cs="Times New Roman"/>
                <w:spacing w:val="10"/>
              </w:rPr>
              <w:t>Các khái niệm toán trong trong xử lý đồ họa</w:t>
            </w:r>
          </w:p>
        </w:tc>
        <w:tc>
          <w:tcPr>
            <w:tcW w:w="2198" w:type="dxa"/>
          </w:tcPr>
          <w:p w14:paraId="65CD9CA3" w14:textId="6E2B510B" w:rsidR="003A2BA2" w:rsidRPr="00EE75EB" w:rsidRDefault="003A2BA2" w:rsidP="00454CDD">
            <w:pPr>
              <w:rPr>
                <w:rFonts w:cs="Times New Roman"/>
                <w:spacing w:val="10"/>
              </w:rPr>
            </w:pPr>
            <w:r w:rsidRPr="00EE75EB">
              <w:rPr>
                <w:rFonts w:cs="Times New Roman"/>
                <w:spacing w:val="10"/>
              </w:rPr>
              <w:t xml:space="preserve">Đọc chương </w:t>
            </w:r>
            <w:r w:rsidR="00454CDD">
              <w:rPr>
                <w:rFonts w:cs="Times New Roman"/>
                <w:spacing w:val="10"/>
              </w:rPr>
              <w:t>1</w:t>
            </w:r>
          </w:p>
        </w:tc>
        <w:tc>
          <w:tcPr>
            <w:tcW w:w="1186" w:type="dxa"/>
          </w:tcPr>
          <w:p w14:paraId="1BFF0783" w14:textId="77777777" w:rsidR="003A2BA2" w:rsidRPr="00EE75EB" w:rsidRDefault="003A2BA2" w:rsidP="00CF2088">
            <w:pPr>
              <w:rPr>
                <w:rFonts w:cs="Times New Roman"/>
                <w:spacing w:val="10"/>
              </w:rPr>
            </w:pPr>
          </w:p>
        </w:tc>
      </w:tr>
    </w:tbl>
    <w:p w14:paraId="79729A6C" w14:textId="77777777" w:rsidR="003A2BA2" w:rsidRPr="00EE75EB" w:rsidRDefault="003A2BA2" w:rsidP="00CF2088">
      <w:pPr>
        <w:rPr>
          <w:rFonts w:cs="Times New Roman"/>
          <w:b/>
          <w:spacing w:val="10"/>
        </w:rPr>
      </w:pPr>
      <w:r w:rsidRPr="00EE75EB">
        <w:rPr>
          <w:rFonts w:cs="Times New Roman"/>
          <w:b/>
          <w:spacing w:val="10"/>
        </w:rPr>
        <w:t>Tuần 3: Nội dung 3</w:t>
      </w:r>
    </w:p>
    <w:tbl>
      <w:tblPr>
        <w:tblW w:w="987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8"/>
        <w:gridCol w:w="1330"/>
        <w:gridCol w:w="3219"/>
        <w:gridCol w:w="2198"/>
        <w:gridCol w:w="1186"/>
      </w:tblGrid>
      <w:tr w:rsidR="007C2FD7" w:rsidRPr="00EE75EB" w14:paraId="1AF1EB9D" w14:textId="77777777" w:rsidTr="00FA32A2">
        <w:tc>
          <w:tcPr>
            <w:tcW w:w="1938" w:type="dxa"/>
            <w:vAlign w:val="center"/>
          </w:tcPr>
          <w:p w14:paraId="3C9B0EC8" w14:textId="77777777" w:rsidR="003A2BA2" w:rsidRPr="00EE75EB" w:rsidRDefault="003A2BA2" w:rsidP="00CF2088">
            <w:pPr>
              <w:jc w:val="center"/>
              <w:rPr>
                <w:rFonts w:cs="Times New Roman"/>
                <w:b/>
                <w:spacing w:val="10"/>
              </w:rPr>
            </w:pPr>
            <w:r w:rsidRPr="00EE75EB">
              <w:rPr>
                <w:rFonts w:cs="Times New Roman"/>
                <w:b/>
                <w:spacing w:val="10"/>
              </w:rPr>
              <w:t>Hình thức tổ chức dạy học</w:t>
            </w:r>
          </w:p>
        </w:tc>
        <w:tc>
          <w:tcPr>
            <w:tcW w:w="1330" w:type="dxa"/>
            <w:vAlign w:val="center"/>
          </w:tcPr>
          <w:p w14:paraId="2392D7B7" w14:textId="77777777" w:rsidR="003A2BA2" w:rsidRPr="00EE75EB" w:rsidRDefault="003A2BA2" w:rsidP="00CF2088">
            <w:pPr>
              <w:jc w:val="center"/>
              <w:rPr>
                <w:rFonts w:cs="Times New Roman"/>
                <w:b/>
                <w:spacing w:val="10"/>
              </w:rPr>
            </w:pPr>
            <w:r w:rsidRPr="00EE75EB">
              <w:rPr>
                <w:rFonts w:cs="Times New Roman"/>
                <w:b/>
                <w:spacing w:val="10"/>
              </w:rPr>
              <w:t>Thời gian</w:t>
            </w:r>
          </w:p>
          <w:p w14:paraId="536A3EC7" w14:textId="77777777" w:rsidR="003A2BA2" w:rsidRPr="00EE75EB" w:rsidRDefault="003A2BA2" w:rsidP="00CF2088">
            <w:pPr>
              <w:jc w:val="center"/>
              <w:rPr>
                <w:rFonts w:cs="Times New Roman"/>
                <w:i/>
                <w:spacing w:val="10"/>
                <w:sz w:val="20"/>
                <w:szCs w:val="20"/>
              </w:rPr>
            </w:pPr>
            <w:r w:rsidRPr="00EE75EB">
              <w:rPr>
                <w:rFonts w:cs="Times New Roman"/>
                <w:i/>
                <w:spacing w:val="10"/>
                <w:sz w:val="20"/>
                <w:szCs w:val="20"/>
              </w:rPr>
              <w:t>(tiết TC)</w:t>
            </w:r>
          </w:p>
        </w:tc>
        <w:tc>
          <w:tcPr>
            <w:tcW w:w="3219" w:type="dxa"/>
            <w:vAlign w:val="center"/>
          </w:tcPr>
          <w:p w14:paraId="2DF73415" w14:textId="77777777" w:rsidR="003A2BA2" w:rsidRPr="00EE75EB" w:rsidRDefault="003A2BA2" w:rsidP="00CF2088">
            <w:pPr>
              <w:jc w:val="center"/>
              <w:rPr>
                <w:rFonts w:cs="Times New Roman"/>
                <w:b/>
                <w:spacing w:val="10"/>
              </w:rPr>
            </w:pPr>
            <w:r w:rsidRPr="00EE75EB">
              <w:rPr>
                <w:rFonts w:cs="Times New Roman"/>
                <w:b/>
                <w:spacing w:val="10"/>
              </w:rPr>
              <w:t>Nội dung chính</w:t>
            </w:r>
          </w:p>
        </w:tc>
        <w:tc>
          <w:tcPr>
            <w:tcW w:w="2198" w:type="dxa"/>
            <w:vAlign w:val="center"/>
          </w:tcPr>
          <w:p w14:paraId="7F95D0A8" w14:textId="77777777" w:rsidR="003A2BA2" w:rsidRPr="00EE75EB" w:rsidRDefault="003A2BA2" w:rsidP="00CF2088">
            <w:pPr>
              <w:jc w:val="center"/>
              <w:rPr>
                <w:rFonts w:cs="Times New Roman"/>
                <w:b/>
                <w:spacing w:val="10"/>
              </w:rPr>
            </w:pPr>
            <w:r w:rsidRPr="00EE75EB">
              <w:rPr>
                <w:rFonts w:cs="Times New Roman"/>
                <w:b/>
                <w:spacing w:val="10"/>
              </w:rPr>
              <w:t xml:space="preserve">Yêu cầu đối với </w:t>
            </w:r>
            <w:r w:rsidRPr="00EE75EB">
              <w:rPr>
                <w:rFonts w:cs="Times New Roman"/>
                <w:b/>
                <w:spacing w:val="10"/>
              </w:rPr>
              <w:br/>
              <w:t>sinh viên</w:t>
            </w:r>
          </w:p>
        </w:tc>
        <w:tc>
          <w:tcPr>
            <w:tcW w:w="1186" w:type="dxa"/>
            <w:vAlign w:val="center"/>
          </w:tcPr>
          <w:p w14:paraId="3172C4BA" w14:textId="77777777" w:rsidR="003A2BA2" w:rsidRPr="00EE75EB" w:rsidRDefault="003A2BA2" w:rsidP="00CF2088">
            <w:pPr>
              <w:jc w:val="center"/>
              <w:rPr>
                <w:rFonts w:cs="Times New Roman"/>
                <w:b/>
                <w:spacing w:val="10"/>
              </w:rPr>
            </w:pPr>
            <w:r w:rsidRPr="00EE75EB">
              <w:rPr>
                <w:rFonts w:cs="Times New Roman"/>
                <w:b/>
                <w:spacing w:val="10"/>
              </w:rPr>
              <w:t>Ghi chú</w:t>
            </w:r>
          </w:p>
        </w:tc>
      </w:tr>
      <w:tr w:rsidR="007C2FD7" w:rsidRPr="00EE75EB" w14:paraId="784D204F" w14:textId="77777777" w:rsidTr="00966F4A">
        <w:tc>
          <w:tcPr>
            <w:tcW w:w="1938" w:type="dxa"/>
            <w:vAlign w:val="center"/>
          </w:tcPr>
          <w:p w14:paraId="4DE8A9EB" w14:textId="77777777" w:rsidR="003A2BA2" w:rsidRPr="00EE75EB" w:rsidRDefault="003A2BA2" w:rsidP="00CF2088">
            <w:pPr>
              <w:jc w:val="center"/>
              <w:rPr>
                <w:rFonts w:cs="Times New Roman"/>
                <w:spacing w:val="10"/>
              </w:rPr>
            </w:pPr>
            <w:r w:rsidRPr="00EE75EB">
              <w:rPr>
                <w:rFonts w:cs="Times New Roman"/>
                <w:spacing w:val="10"/>
              </w:rPr>
              <w:t>Lý thuyết</w:t>
            </w:r>
          </w:p>
        </w:tc>
        <w:tc>
          <w:tcPr>
            <w:tcW w:w="1330" w:type="dxa"/>
            <w:vAlign w:val="center"/>
          </w:tcPr>
          <w:p w14:paraId="71CB8BF0" w14:textId="77777777" w:rsidR="003A2BA2" w:rsidRPr="00EE75EB" w:rsidRDefault="003A2BA2" w:rsidP="00CF2088">
            <w:pPr>
              <w:jc w:val="center"/>
              <w:rPr>
                <w:rFonts w:cs="Times New Roman"/>
                <w:spacing w:val="10"/>
              </w:rPr>
            </w:pPr>
            <w:r w:rsidRPr="00EE75EB">
              <w:rPr>
                <w:rFonts w:cs="Times New Roman"/>
                <w:spacing w:val="10"/>
              </w:rPr>
              <w:t>2</w:t>
            </w:r>
          </w:p>
        </w:tc>
        <w:tc>
          <w:tcPr>
            <w:tcW w:w="3219" w:type="dxa"/>
            <w:vAlign w:val="center"/>
          </w:tcPr>
          <w:p w14:paraId="36759575" w14:textId="4647EE1D" w:rsidR="003A2BA2" w:rsidRPr="00EE75EB" w:rsidRDefault="00454CDD" w:rsidP="00A54E51">
            <w:pPr>
              <w:pStyle w:val="ListParagraph"/>
              <w:numPr>
                <w:ilvl w:val="0"/>
                <w:numId w:val="3"/>
              </w:numPr>
              <w:spacing w:before="0" w:after="0"/>
              <w:ind w:left="242" w:hanging="224"/>
              <w:jc w:val="left"/>
              <w:rPr>
                <w:rFonts w:cs="Times New Roman"/>
                <w:spacing w:val="10"/>
              </w:rPr>
            </w:pPr>
            <w:r>
              <w:rPr>
                <w:rFonts w:cs="Times New Roman"/>
                <w:szCs w:val="24"/>
              </w:rPr>
              <w:t>Giới thiệu các kỹ thuật kết xuất hình ảnh</w:t>
            </w:r>
          </w:p>
        </w:tc>
        <w:tc>
          <w:tcPr>
            <w:tcW w:w="2198" w:type="dxa"/>
          </w:tcPr>
          <w:p w14:paraId="57F383CB" w14:textId="04DDE740" w:rsidR="003A2BA2" w:rsidRPr="00EE75EB" w:rsidRDefault="003A2BA2" w:rsidP="00454CDD">
            <w:pPr>
              <w:rPr>
                <w:rFonts w:cs="Times New Roman"/>
                <w:spacing w:val="10"/>
              </w:rPr>
            </w:pPr>
            <w:r w:rsidRPr="00EE75EB">
              <w:rPr>
                <w:rFonts w:cs="Times New Roman"/>
                <w:spacing w:val="10"/>
              </w:rPr>
              <w:t>Đọ</w:t>
            </w:r>
            <w:r w:rsidR="00454CDD">
              <w:rPr>
                <w:rFonts w:cs="Times New Roman"/>
                <w:spacing w:val="10"/>
              </w:rPr>
              <w:t>c chương 2</w:t>
            </w:r>
          </w:p>
        </w:tc>
        <w:tc>
          <w:tcPr>
            <w:tcW w:w="1186" w:type="dxa"/>
          </w:tcPr>
          <w:p w14:paraId="3413D7DE" w14:textId="77777777" w:rsidR="003A2BA2" w:rsidRPr="00EE75EB" w:rsidRDefault="003A2BA2" w:rsidP="00CF2088">
            <w:pPr>
              <w:rPr>
                <w:rFonts w:cs="Times New Roman"/>
                <w:spacing w:val="10"/>
              </w:rPr>
            </w:pPr>
          </w:p>
        </w:tc>
      </w:tr>
    </w:tbl>
    <w:p w14:paraId="3660B731" w14:textId="3805A3A4" w:rsidR="00953B1C" w:rsidRPr="00EE75EB" w:rsidRDefault="00953B1C" w:rsidP="00953B1C">
      <w:pPr>
        <w:rPr>
          <w:rFonts w:cs="Times New Roman"/>
          <w:b/>
          <w:iCs/>
          <w:spacing w:val="10"/>
        </w:rPr>
      </w:pPr>
      <w:r w:rsidRPr="00EE75EB">
        <w:rPr>
          <w:rFonts w:cs="Times New Roman"/>
          <w:b/>
          <w:iCs/>
          <w:spacing w:val="10"/>
        </w:rPr>
        <w:t>Tuầ</w:t>
      </w:r>
      <w:r>
        <w:rPr>
          <w:rFonts w:cs="Times New Roman"/>
          <w:b/>
          <w:iCs/>
          <w:spacing w:val="10"/>
        </w:rPr>
        <w:t>n 4</w:t>
      </w:r>
      <w:r w:rsidRPr="00EE75EB">
        <w:rPr>
          <w:rFonts w:cs="Times New Roman"/>
          <w:b/>
          <w:iCs/>
          <w:spacing w:val="10"/>
        </w:rPr>
        <w:t xml:space="preserve">: </w:t>
      </w:r>
      <w:r w:rsidRPr="00EE75EB">
        <w:rPr>
          <w:rFonts w:cs="Times New Roman"/>
          <w:b/>
        </w:rPr>
        <w:t xml:space="preserve">Nội </w:t>
      </w:r>
      <w:r>
        <w:rPr>
          <w:rFonts w:cs="Times New Roman"/>
          <w:b/>
        </w:rPr>
        <w:t>dung 3</w:t>
      </w:r>
    </w:p>
    <w:tbl>
      <w:tblPr>
        <w:tblW w:w="987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8"/>
        <w:gridCol w:w="1330"/>
        <w:gridCol w:w="3201"/>
        <w:gridCol w:w="2216"/>
        <w:gridCol w:w="1186"/>
      </w:tblGrid>
      <w:tr w:rsidR="00953B1C" w:rsidRPr="00EE75EB" w14:paraId="35C14D1B" w14:textId="77777777" w:rsidTr="00BC3650">
        <w:tc>
          <w:tcPr>
            <w:tcW w:w="1938" w:type="dxa"/>
            <w:vAlign w:val="center"/>
          </w:tcPr>
          <w:p w14:paraId="376097D0" w14:textId="77777777" w:rsidR="00953B1C" w:rsidRPr="00EE75EB" w:rsidRDefault="00953B1C" w:rsidP="00BC3650">
            <w:pPr>
              <w:jc w:val="center"/>
              <w:rPr>
                <w:rFonts w:cs="Times New Roman"/>
                <w:b/>
                <w:spacing w:val="10"/>
              </w:rPr>
            </w:pPr>
            <w:r w:rsidRPr="00EE75EB">
              <w:rPr>
                <w:rFonts w:cs="Times New Roman"/>
                <w:b/>
                <w:spacing w:val="10"/>
              </w:rPr>
              <w:t>Hình thức tổ chức dạy học</w:t>
            </w:r>
          </w:p>
        </w:tc>
        <w:tc>
          <w:tcPr>
            <w:tcW w:w="1330" w:type="dxa"/>
            <w:vAlign w:val="center"/>
          </w:tcPr>
          <w:p w14:paraId="0FACC535" w14:textId="77777777" w:rsidR="00953B1C" w:rsidRPr="00EE75EB" w:rsidRDefault="00953B1C" w:rsidP="00BC3650">
            <w:pPr>
              <w:jc w:val="center"/>
              <w:rPr>
                <w:rFonts w:cs="Times New Roman"/>
                <w:b/>
                <w:spacing w:val="10"/>
              </w:rPr>
            </w:pPr>
            <w:r w:rsidRPr="00EE75EB">
              <w:rPr>
                <w:rFonts w:cs="Times New Roman"/>
                <w:b/>
                <w:spacing w:val="10"/>
              </w:rPr>
              <w:t>Thời gian</w:t>
            </w:r>
          </w:p>
          <w:p w14:paraId="72163008" w14:textId="77777777" w:rsidR="00953B1C" w:rsidRPr="00EE75EB" w:rsidRDefault="00953B1C" w:rsidP="00BC3650">
            <w:pPr>
              <w:jc w:val="center"/>
              <w:rPr>
                <w:rFonts w:cs="Times New Roman"/>
                <w:i/>
                <w:spacing w:val="10"/>
                <w:sz w:val="20"/>
                <w:szCs w:val="20"/>
              </w:rPr>
            </w:pPr>
            <w:r w:rsidRPr="00EE75EB">
              <w:rPr>
                <w:rFonts w:cs="Times New Roman"/>
                <w:i/>
                <w:spacing w:val="10"/>
                <w:sz w:val="20"/>
                <w:szCs w:val="20"/>
              </w:rPr>
              <w:t>(tiết TC)</w:t>
            </w:r>
          </w:p>
        </w:tc>
        <w:tc>
          <w:tcPr>
            <w:tcW w:w="3201" w:type="dxa"/>
            <w:vAlign w:val="center"/>
          </w:tcPr>
          <w:p w14:paraId="583DA26F" w14:textId="77777777" w:rsidR="00953B1C" w:rsidRPr="00EE75EB" w:rsidRDefault="00953B1C" w:rsidP="00BC3650">
            <w:pPr>
              <w:jc w:val="center"/>
              <w:rPr>
                <w:rFonts w:cs="Times New Roman"/>
                <w:b/>
                <w:spacing w:val="10"/>
              </w:rPr>
            </w:pPr>
            <w:r w:rsidRPr="00EE75EB">
              <w:rPr>
                <w:rFonts w:cs="Times New Roman"/>
                <w:b/>
                <w:spacing w:val="10"/>
              </w:rPr>
              <w:t>Nội dung chính</w:t>
            </w:r>
          </w:p>
        </w:tc>
        <w:tc>
          <w:tcPr>
            <w:tcW w:w="2216" w:type="dxa"/>
            <w:vAlign w:val="center"/>
          </w:tcPr>
          <w:p w14:paraId="4F8D5C28" w14:textId="77777777" w:rsidR="00953B1C" w:rsidRPr="00EE75EB" w:rsidRDefault="00953B1C" w:rsidP="00BC3650">
            <w:pPr>
              <w:jc w:val="center"/>
              <w:rPr>
                <w:rFonts w:cs="Times New Roman"/>
                <w:b/>
                <w:spacing w:val="10"/>
              </w:rPr>
            </w:pPr>
            <w:r w:rsidRPr="00EE75EB">
              <w:rPr>
                <w:rFonts w:cs="Times New Roman"/>
                <w:b/>
                <w:spacing w:val="10"/>
              </w:rPr>
              <w:t xml:space="preserve">Yêu cầu đối với </w:t>
            </w:r>
            <w:r w:rsidRPr="00EE75EB">
              <w:rPr>
                <w:rFonts w:cs="Times New Roman"/>
                <w:b/>
                <w:spacing w:val="10"/>
              </w:rPr>
              <w:br/>
              <w:t>sinh viên</w:t>
            </w:r>
          </w:p>
        </w:tc>
        <w:tc>
          <w:tcPr>
            <w:tcW w:w="1186" w:type="dxa"/>
            <w:vAlign w:val="center"/>
          </w:tcPr>
          <w:p w14:paraId="7D155095" w14:textId="77777777" w:rsidR="00953B1C" w:rsidRPr="00EE75EB" w:rsidRDefault="00953B1C" w:rsidP="00BC3650">
            <w:pPr>
              <w:jc w:val="center"/>
              <w:rPr>
                <w:rFonts w:cs="Times New Roman"/>
                <w:b/>
                <w:spacing w:val="10"/>
              </w:rPr>
            </w:pPr>
            <w:r w:rsidRPr="00EE75EB">
              <w:rPr>
                <w:rFonts w:cs="Times New Roman"/>
                <w:b/>
                <w:spacing w:val="10"/>
              </w:rPr>
              <w:t>Ghi chú</w:t>
            </w:r>
          </w:p>
        </w:tc>
      </w:tr>
      <w:tr w:rsidR="00953B1C" w:rsidRPr="00EE75EB" w14:paraId="4E5FDD3E" w14:textId="77777777" w:rsidTr="00BC3650">
        <w:tc>
          <w:tcPr>
            <w:tcW w:w="1938" w:type="dxa"/>
            <w:vAlign w:val="center"/>
          </w:tcPr>
          <w:p w14:paraId="53B7CAB7" w14:textId="1045795A" w:rsidR="00953B1C" w:rsidRPr="00EE75EB" w:rsidRDefault="00953B1C" w:rsidP="00BC3650">
            <w:pPr>
              <w:jc w:val="center"/>
              <w:rPr>
                <w:rFonts w:cs="Times New Roman"/>
                <w:spacing w:val="10"/>
              </w:rPr>
            </w:pPr>
            <w:r>
              <w:rPr>
                <w:rFonts w:cs="Times New Roman"/>
                <w:spacing w:val="10"/>
              </w:rPr>
              <w:t>Thực hành</w:t>
            </w:r>
          </w:p>
        </w:tc>
        <w:tc>
          <w:tcPr>
            <w:tcW w:w="1330" w:type="dxa"/>
            <w:vAlign w:val="center"/>
          </w:tcPr>
          <w:p w14:paraId="4CE8BA60" w14:textId="2E2D7F71" w:rsidR="00953B1C" w:rsidRPr="00EE75EB" w:rsidRDefault="00953B1C" w:rsidP="00BC3650">
            <w:pPr>
              <w:jc w:val="center"/>
              <w:rPr>
                <w:rFonts w:cs="Times New Roman"/>
                <w:spacing w:val="10"/>
              </w:rPr>
            </w:pPr>
            <w:r>
              <w:rPr>
                <w:rFonts w:cs="Times New Roman"/>
                <w:spacing w:val="10"/>
              </w:rPr>
              <w:t>2</w:t>
            </w:r>
          </w:p>
        </w:tc>
        <w:tc>
          <w:tcPr>
            <w:tcW w:w="3201" w:type="dxa"/>
            <w:vAlign w:val="center"/>
          </w:tcPr>
          <w:p w14:paraId="7C3CEEE7" w14:textId="79F5BDF4" w:rsidR="00953B1C" w:rsidRPr="00EE75EB" w:rsidRDefault="00953B1C" w:rsidP="00BC3650">
            <w:pPr>
              <w:rPr>
                <w:rFonts w:cs="Times New Roman"/>
                <w:spacing w:val="10"/>
              </w:rPr>
            </w:pPr>
            <w:r>
              <w:rPr>
                <w:rStyle w:val="Hyperlink"/>
                <w:rFonts w:cs="Times New Roman"/>
                <w:color w:val="auto"/>
                <w:u w:val="none"/>
              </w:rPr>
              <w:t>Thực hành lập trình kỹ thuật dò tia (Ray Tracing)</w:t>
            </w:r>
          </w:p>
        </w:tc>
        <w:tc>
          <w:tcPr>
            <w:tcW w:w="2216" w:type="dxa"/>
          </w:tcPr>
          <w:p w14:paraId="48A61611" w14:textId="0934035B" w:rsidR="00953B1C" w:rsidRPr="00EE75EB" w:rsidRDefault="00953B1C" w:rsidP="00BC3650">
            <w:pPr>
              <w:rPr>
                <w:rFonts w:cs="Times New Roman"/>
                <w:spacing w:val="10"/>
              </w:rPr>
            </w:pPr>
            <w:r>
              <w:rPr>
                <w:rFonts w:cs="Times New Roman"/>
                <w:spacing w:val="10"/>
              </w:rPr>
              <w:t>Có máy tính, đ</w:t>
            </w:r>
            <w:r w:rsidRPr="00CA6FFD">
              <w:rPr>
                <w:rFonts w:cs="Times New Roman"/>
                <w:spacing w:val="10"/>
              </w:rPr>
              <w:t>ọc tài liệu hướng dẫn thực hành</w:t>
            </w:r>
          </w:p>
        </w:tc>
        <w:tc>
          <w:tcPr>
            <w:tcW w:w="1186" w:type="dxa"/>
          </w:tcPr>
          <w:p w14:paraId="26A977A6" w14:textId="77777777" w:rsidR="00953B1C" w:rsidRPr="00EE75EB" w:rsidRDefault="00953B1C" w:rsidP="00BC3650">
            <w:pPr>
              <w:rPr>
                <w:rFonts w:cs="Times New Roman"/>
                <w:spacing w:val="10"/>
              </w:rPr>
            </w:pPr>
          </w:p>
        </w:tc>
      </w:tr>
    </w:tbl>
    <w:p w14:paraId="76870C47" w14:textId="4A3CBC4F" w:rsidR="003A2BA2" w:rsidRPr="00EE75EB" w:rsidRDefault="003A2BA2" w:rsidP="00CF2088">
      <w:pPr>
        <w:rPr>
          <w:rFonts w:cs="Times New Roman"/>
          <w:b/>
          <w:iCs/>
          <w:spacing w:val="10"/>
        </w:rPr>
      </w:pPr>
      <w:r w:rsidRPr="00EE75EB">
        <w:rPr>
          <w:rFonts w:cs="Times New Roman"/>
          <w:b/>
          <w:iCs/>
          <w:spacing w:val="10"/>
        </w:rPr>
        <w:lastRenderedPageBreak/>
        <w:t>Tuầ</w:t>
      </w:r>
      <w:r w:rsidR="0012554F">
        <w:rPr>
          <w:rFonts w:cs="Times New Roman"/>
          <w:b/>
          <w:iCs/>
          <w:spacing w:val="10"/>
        </w:rPr>
        <w:t xml:space="preserve">n </w:t>
      </w:r>
      <w:r w:rsidR="00953B1C">
        <w:rPr>
          <w:rFonts w:cs="Times New Roman"/>
          <w:b/>
          <w:iCs/>
          <w:spacing w:val="10"/>
        </w:rPr>
        <w:t>5</w:t>
      </w:r>
      <w:r w:rsidRPr="00EE75EB">
        <w:rPr>
          <w:rFonts w:cs="Times New Roman"/>
          <w:b/>
          <w:iCs/>
          <w:spacing w:val="10"/>
        </w:rPr>
        <w:t xml:space="preserve">: </w:t>
      </w:r>
      <w:r w:rsidRPr="00EE75EB">
        <w:rPr>
          <w:rFonts w:cs="Times New Roman"/>
          <w:b/>
        </w:rPr>
        <w:t xml:space="preserve">Nội </w:t>
      </w:r>
      <w:r w:rsidR="0012554F">
        <w:rPr>
          <w:rFonts w:cs="Times New Roman"/>
          <w:b/>
        </w:rPr>
        <w:t>dung 4</w:t>
      </w:r>
    </w:p>
    <w:tbl>
      <w:tblPr>
        <w:tblW w:w="987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8"/>
        <w:gridCol w:w="1330"/>
        <w:gridCol w:w="3201"/>
        <w:gridCol w:w="2216"/>
        <w:gridCol w:w="1186"/>
      </w:tblGrid>
      <w:tr w:rsidR="007C2FD7" w:rsidRPr="00EE75EB" w14:paraId="10EF8AEB" w14:textId="77777777" w:rsidTr="00FA32A2">
        <w:tc>
          <w:tcPr>
            <w:tcW w:w="1938" w:type="dxa"/>
            <w:vAlign w:val="center"/>
          </w:tcPr>
          <w:p w14:paraId="35EEE8C5" w14:textId="77777777" w:rsidR="003A2BA2" w:rsidRPr="00EE75EB" w:rsidRDefault="003A2BA2" w:rsidP="00CF2088">
            <w:pPr>
              <w:jc w:val="center"/>
              <w:rPr>
                <w:rFonts w:cs="Times New Roman"/>
                <w:b/>
                <w:spacing w:val="10"/>
              </w:rPr>
            </w:pPr>
            <w:r w:rsidRPr="00EE75EB">
              <w:rPr>
                <w:rFonts w:cs="Times New Roman"/>
                <w:b/>
                <w:spacing w:val="10"/>
              </w:rPr>
              <w:t>Hình thức tổ chức dạy học</w:t>
            </w:r>
          </w:p>
        </w:tc>
        <w:tc>
          <w:tcPr>
            <w:tcW w:w="1330" w:type="dxa"/>
            <w:vAlign w:val="center"/>
          </w:tcPr>
          <w:p w14:paraId="2964937A" w14:textId="77777777" w:rsidR="003A2BA2" w:rsidRPr="00EE75EB" w:rsidRDefault="003A2BA2" w:rsidP="00CF2088">
            <w:pPr>
              <w:jc w:val="center"/>
              <w:rPr>
                <w:rFonts w:cs="Times New Roman"/>
                <w:b/>
                <w:spacing w:val="10"/>
              </w:rPr>
            </w:pPr>
            <w:r w:rsidRPr="00EE75EB">
              <w:rPr>
                <w:rFonts w:cs="Times New Roman"/>
                <w:b/>
                <w:spacing w:val="10"/>
              </w:rPr>
              <w:t>Thời gian</w:t>
            </w:r>
          </w:p>
          <w:p w14:paraId="127A74DB" w14:textId="77777777" w:rsidR="003A2BA2" w:rsidRPr="00EE75EB" w:rsidRDefault="003A2BA2" w:rsidP="00CF2088">
            <w:pPr>
              <w:jc w:val="center"/>
              <w:rPr>
                <w:rFonts w:cs="Times New Roman"/>
                <w:i/>
                <w:spacing w:val="10"/>
                <w:sz w:val="20"/>
                <w:szCs w:val="20"/>
              </w:rPr>
            </w:pPr>
            <w:r w:rsidRPr="00EE75EB">
              <w:rPr>
                <w:rFonts w:cs="Times New Roman"/>
                <w:i/>
                <w:spacing w:val="10"/>
                <w:sz w:val="20"/>
                <w:szCs w:val="20"/>
              </w:rPr>
              <w:t>(tiết TC)</w:t>
            </w:r>
          </w:p>
        </w:tc>
        <w:tc>
          <w:tcPr>
            <w:tcW w:w="3201" w:type="dxa"/>
            <w:vAlign w:val="center"/>
          </w:tcPr>
          <w:p w14:paraId="7EE1BE9C" w14:textId="77777777" w:rsidR="003A2BA2" w:rsidRPr="00EE75EB" w:rsidRDefault="003A2BA2" w:rsidP="00CF2088">
            <w:pPr>
              <w:jc w:val="center"/>
              <w:rPr>
                <w:rFonts w:cs="Times New Roman"/>
                <w:b/>
                <w:spacing w:val="10"/>
              </w:rPr>
            </w:pPr>
            <w:r w:rsidRPr="00EE75EB">
              <w:rPr>
                <w:rFonts w:cs="Times New Roman"/>
                <w:b/>
                <w:spacing w:val="10"/>
              </w:rPr>
              <w:t>Nội dung chính</w:t>
            </w:r>
          </w:p>
        </w:tc>
        <w:tc>
          <w:tcPr>
            <w:tcW w:w="2216" w:type="dxa"/>
            <w:vAlign w:val="center"/>
          </w:tcPr>
          <w:p w14:paraId="355A6AB2" w14:textId="77777777" w:rsidR="003A2BA2" w:rsidRPr="00EE75EB" w:rsidRDefault="003A2BA2" w:rsidP="00CF2088">
            <w:pPr>
              <w:jc w:val="center"/>
              <w:rPr>
                <w:rFonts w:cs="Times New Roman"/>
                <w:b/>
                <w:spacing w:val="10"/>
              </w:rPr>
            </w:pPr>
            <w:r w:rsidRPr="00EE75EB">
              <w:rPr>
                <w:rFonts w:cs="Times New Roman"/>
                <w:b/>
                <w:spacing w:val="10"/>
              </w:rPr>
              <w:t xml:space="preserve">Yêu cầu đối với </w:t>
            </w:r>
            <w:r w:rsidRPr="00EE75EB">
              <w:rPr>
                <w:rFonts w:cs="Times New Roman"/>
                <w:b/>
                <w:spacing w:val="10"/>
              </w:rPr>
              <w:br/>
              <w:t>sinh viên</w:t>
            </w:r>
          </w:p>
        </w:tc>
        <w:tc>
          <w:tcPr>
            <w:tcW w:w="1186" w:type="dxa"/>
            <w:vAlign w:val="center"/>
          </w:tcPr>
          <w:p w14:paraId="68BC0A99" w14:textId="77777777" w:rsidR="003A2BA2" w:rsidRPr="00EE75EB" w:rsidRDefault="003A2BA2" w:rsidP="00CF2088">
            <w:pPr>
              <w:jc w:val="center"/>
              <w:rPr>
                <w:rFonts w:cs="Times New Roman"/>
                <w:b/>
                <w:spacing w:val="10"/>
              </w:rPr>
            </w:pPr>
            <w:r w:rsidRPr="00EE75EB">
              <w:rPr>
                <w:rFonts w:cs="Times New Roman"/>
                <w:b/>
                <w:spacing w:val="10"/>
              </w:rPr>
              <w:t>Ghi chú</w:t>
            </w:r>
          </w:p>
        </w:tc>
      </w:tr>
      <w:tr w:rsidR="007C2FD7" w:rsidRPr="00EE75EB" w14:paraId="17395894" w14:textId="77777777" w:rsidTr="00FA32A2">
        <w:tc>
          <w:tcPr>
            <w:tcW w:w="1938" w:type="dxa"/>
            <w:vAlign w:val="center"/>
          </w:tcPr>
          <w:p w14:paraId="50B10C19" w14:textId="77777777" w:rsidR="003A2BA2" w:rsidRPr="00EE75EB" w:rsidRDefault="003A2BA2" w:rsidP="00CF2088">
            <w:pPr>
              <w:jc w:val="center"/>
              <w:rPr>
                <w:rFonts w:cs="Times New Roman"/>
                <w:spacing w:val="10"/>
              </w:rPr>
            </w:pPr>
            <w:r w:rsidRPr="00EE75EB">
              <w:rPr>
                <w:rFonts w:cs="Times New Roman"/>
                <w:spacing w:val="10"/>
              </w:rPr>
              <w:t>Lý thuyết</w:t>
            </w:r>
          </w:p>
        </w:tc>
        <w:tc>
          <w:tcPr>
            <w:tcW w:w="1330" w:type="dxa"/>
            <w:vAlign w:val="center"/>
          </w:tcPr>
          <w:p w14:paraId="3329F3CC" w14:textId="77777777" w:rsidR="003A2BA2" w:rsidRPr="00EE75EB" w:rsidRDefault="003A2BA2" w:rsidP="00CF2088">
            <w:pPr>
              <w:jc w:val="center"/>
              <w:rPr>
                <w:rFonts w:cs="Times New Roman"/>
                <w:spacing w:val="10"/>
              </w:rPr>
            </w:pPr>
            <w:r w:rsidRPr="00EE75EB">
              <w:rPr>
                <w:rFonts w:cs="Times New Roman"/>
                <w:spacing w:val="10"/>
              </w:rPr>
              <w:t>2</w:t>
            </w:r>
          </w:p>
        </w:tc>
        <w:tc>
          <w:tcPr>
            <w:tcW w:w="3201" w:type="dxa"/>
          </w:tcPr>
          <w:p w14:paraId="41DA9E50" w14:textId="77777777" w:rsidR="005752F6" w:rsidRDefault="003A2BA2" w:rsidP="005752F6">
            <w:pPr>
              <w:rPr>
                <w:rFonts w:cs="Times New Roman"/>
              </w:rPr>
            </w:pPr>
            <w:r w:rsidRPr="00EE75EB">
              <w:rPr>
                <w:rFonts w:cs="Times New Roman"/>
              </w:rPr>
              <w:t xml:space="preserve">- </w:t>
            </w:r>
            <w:r w:rsidR="005752F6">
              <w:rPr>
                <w:rFonts w:cs="Times New Roman"/>
              </w:rPr>
              <w:t>Giới thiệu về hiệu ứng chiếu sáng</w:t>
            </w:r>
          </w:p>
          <w:p w14:paraId="6B7AB558" w14:textId="44D736A9" w:rsidR="003A2BA2" w:rsidRPr="00EE75EB" w:rsidRDefault="005752F6" w:rsidP="005752F6">
            <w:pPr>
              <w:rPr>
                <w:rFonts w:cs="Times New Roman"/>
                <w:spacing w:val="10"/>
              </w:rPr>
            </w:pPr>
            <w:r>
              <w:rPr>
                <w:rFonts w:cs="Times New Roman"/>
              </w:rPr>
              <w:t>- Hiệu ứng phản xa, khúc xạ ánh sáng</w:t>
            </w:r>
          </w:p>
        </w:tc>
        <w:tc>
          <w:tcPr>
            <w:tcW w:w="2216" w:type="dxa"/>
          </w:tcPr>
          <w:p w14:paraId="5D8BE1CF" w14:textId="66343587" w:rsidR="003A2BA2" w:rsidRPr="00EE75EB" w:rsidRDefault="003A2BA2" w:rsidP="005752F6">
            <w:pPr>
              <w:rPr>
                <w:rFonts w:cs="Times New Roman"/>
                <w:spacing w:val="10"/>
              </w:rPr>
            </w:pPr>
            <w:r w:rsidRPr="00EE75EB">
              <w:rPr>
                <w:rFonts w:cs="Times New Roman"/>
                <w:spacing w:val="10"/>
              </w:rPr>
              <w:t xml:space="preserve">Đọc chương </w:t>
            </w:r>
            <w:r w:rsidR="005752F6">
              <w:rPr>
                <w:rFonts w:cs="Times New Roman"/>
                <w:spacing w:val="10"/>
              </w:rPr>
              <w:t>3</w:t>
            </w:r>
          </w:p>
        </w:tc>
        <w:tc>
          <w:tcPr>
            <w:tcW w:w="1186" w:type="dxa"/>
          </w:tcPr>
          <w:p w14:paraId="5A62B151" w14:textId="77777777" w:rsidR="003A2BA2" w:rsidRPr="00EE75EB" w:rsidRDefault="003A2BA2" w:rsidP="00CF2088">
            <w:pPr>
              <w:rPr>
                <w:rFonts w:cs="Times New Roman"/>
                <w:spacing w:val="10"/>
              </w:rPr>
            </w:pPr>
          </w:p>
        </w:tc>
      </w:tr>
    </w:tbl>
    <w:p w14:paraId="1AAF4C94" w14:textId="00CC3649" w:rsidR="003A2BA2" w:rsidRPr="00EE75EB" w:rsidRDefault="003A2BA2" w:rsidP="00CF2088">
      <w:pPr>
        <w:rPr>
          <w:rFonts w:cs="Times New Roman"/>
          <w:b/>
          <w:iCs/>
          <w:spacing w:val="10"/>
        </w:rPr>
      </w:pPr>
      <w:r w:rsidRPr="00EE75EB">
        <w:rPr>
          <w:rFonts w:cs="Times New Roman"/>
          <w:b/>
          <w:iCs/>
          <w:spacing w:val="10"/>
        </w:rPr>
        <w:t>Tuầ</w:t>
      </w:r>
      <w:r w:rsidR="0012554F">
        <w:rPr>
          <w:rFonts w:cs="Times New Roman"/>
          <w:b/>
          <w:iCs/>
          <w:spacing w:val="10"/>
        </w:rPr>
        <w:t xml:space="preserve">n </w:t>
      </w:r>
      <w:r w:rsidR="00953B1C">
        <w:rPr>
          <w:rFonts w:cs="Times New Roman"/>
          <w:b/>
          <w:iCs/>
          <w:spacing w:val="10"/>
        </w:rPr>
        <w:t>6</w:t>
      </w:r>
      <w:r w:rsidRPr="00EE75EB">
        <w:rPr>
          <w:rFonts w:cs="Times New Roman"/>
          <w:b/>
          <w:iCs/>
          <w:spacing w:val="10"/>
        </w:rPr>
        <w:t>: Nộ</w:t>
      </w:r>
      <w:r w:rsidR="0012554F">
        <w:rPr>
          <w:rFonts w:cs="Times New Roman"/>
          <w:b/>
          <w:iCs/>
          <w:spacing w:val="10"/>
        </w:rPr>
        <w:t>i dung 4</w:t>
      </w:r>
    </w:p>
    <w:tbl>
      <w:tblPr>
        <w:tblW w:w="987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8"/>
        <w:gridCol w:w="1330"/>
        <w:gridCol w:w="3212"/>
        <w:gridCol w:w="2205"/>
        <w:gridCol w:w="1186"/>
      </w:tblGrid>
      <w:tr w:rsidR="007C2FD7" w:rsidRPr="00EE75EB" w14:paraId="69A8B712" w14:textId="77777777" w:rsidTr="00FA32A2">
        <w:tc>
          <w:tcPr>
            <w:tcW w:w="1938" w:type="dxa"/>
            <w:vAlign w:val="center"/>
          </w:tcPr>
          <w:p w14:paraId="521986D5" w14:textId="77777777" w:rsidR="003A2BA2" w:rsidRPr="00EE75EB" w:rsidRDefault="003A2BA2" w:rsidP="00CF2088">
            <w:pPr>
              <w:jc w:val="center"/>
              <w:rPr>
                <w:rFonts w:cs="Times New Roman"/>
                <w:b/>
                <w:spacing w:val="10"/>
              </w:rPr>
            </w:pPr>
            <w:r w:rsidRPr="00EE75EB">
              <w:rPr>
                <w:rFonts w:cs="Times New Roman"/>
                <w:b/>
                <w:spacing w:val="10"/>
              </w:rPr>
              <w:t>Hình thức tổ chức dạy học</w:t>
            </w:r>
          </w:p>
        </w:tc>
        <w:tc>
          <w:tcPr>
            <w:tcW w:w="1330" w:type="dxa"/>
            <w:vAlign w:val="center"/>
          </w:tcPr>
          <w:p w14:paraId="385674A4" w14:textId="77777777" w:rsidR="003A2BA2" w:rsidRPr="00EE75EB" w:rsidRDefault="003A2BA2" w:rsidP="00CF2088">
            <w:pPr>
              <w:jc w:val="center"/>
              <w:rPr>
                <w:rFonts w:cs="Times New Roman"/>
                <w:b/>
                <w:spacing w:val="10"/>
              </w:rPr>
            </w:pPr>
            <w:r w:rsidRPr="00EE75EB">
              <w:rPr>
                <w:rFonts w:cs="Times New Roman"/>
                <w:b/>
                <w:spacing w:val="10"/>
              </w:rPr>
              <w:t>Thời gian</w:t>
            </w:r>
          </w:p>
          <w:p w14:paraId="67C59A8E" w14:textId="77777777" w:rsidR="003A2BA2" w:rsidRPr="00EE75EB" w:rsidRDefault="003A2BA2" w:rsidP="00CF2088">
            <w:pPr>
              <w:jc w:val="center"/>
              <w:rPr>
                <w:rFonts w:cs="Times New Roman"/>
                <w:i/>
                <w:spacing w:val="10"/>
                <w:sz w:val="20"/>
                <w:szCs w:val="20"/>
              </w:rPr>
            </w:pPr>
            <w:r w:rsidRPr="00EE75EB">
              <w:rPr>
                <w:rFonts w:cs="Times New Roman"/>
                <w:i/>
                <w:spacing w:val="10"/>
                <w:sz w:val="20"/>
                <w:szCs w:val="20"/>
              </w:rPr>
              <w:t>(tiết TC)</w:t>
            </w:r>
          </w:p>
        </w:tc>
        <w:tc>
          <w:tcPr>
            <w:tcW w:w="3212" w:type="dxa"/>
            <w:vAlign w:val="center"/>
          </w:tcPr>
          <w:p w14:paraId="22C737C4" w14:textId="77777777" w:rsidR="003A2BA2" w:rsidRPr="00EE75EB" w:rsidRDefault="003A2BA2" w:rsidP="00CF2088">
            <w:pPr>
              <w:jc w:val="center"/>
              <w:rPr>
                <w:rFonts w:cs="Times New Roman"/>
                <w:b/>
                <w:spacing w:val="10"/>
              </w:rPr>
            </w:pPr>
            <w:r w:rsidRPr="00EE75EB">
              <w:rPr>
                <w:rFonts w:cs="Times New Roman"/>
                <w:b/>
                <w:spacing w:val="10"/>
              </w:rPr>
              <w:t>Nội dung chính</w:t>
            </w:r>
          </w:p>
        </w:tc>
        <w:tc>
          <w:tcPr>
            <w:tcW w:w="2205" w:type="dxa"/>
            <w:vAlign w:val="center"/>
          </w:tcPr>
          <w:p w14:paraId="4FB32F8C" w14:textId="77777777" w:rsidR="003A2BA2" w:rsidRPr="00EE75EB" w:rsidRDefault="003A2BA2" w:rsidP="00CF2088">
            <w:pPr>
              <w:jc w:val="center"/>
              <w:rPr>
                <w:rFonts w:cs="Times New Roman"/>
                <w:b/>
                <w:spacing w:val="10"/>
              </w:rPr>
            </w:pPr>
            <w:r w:rsidRPr="00EE75EB">
              <w:rPr>
                <w:rFonts w:cs="Times New Roman"/>
                <w:b/>
                <w:spacing w:val="10"/>
              </w:rPr>
              <w:t xml:space="preserve">Yêu cầu đối với </w:t>
            </w:r>
            <w:r w:rsidRPr="00EE75EB">
              <w:rPr>
                <w:rFonts w:cs="Times New Roman"/>
                <w:b/>
                <w:spacing w:val="10"/>
              </w:rPr>
              <w:br/>
              <w:t>sinh viên</w:t>
            </w:r>
          </w:p>
        </w:tc>
        <w:tc>
          <w:tcPr>
            <w:tcW w:w="1186" w:type="dxa"/>
            <w:vAlign w:val="center"/>
          </w:tcPr>
          <w:p w14:paraId="2833E36E" w14:textId="77777777" w:rsidR="003A2BA2" w:rsidRPr="00EE75EB" w:rsidRDefault="003A2BA2" w:rsidP="00CF2088">
            <w:pPr>
              <w:jc w:val="center"/>
              <w:rPr>
                <w:rFonts w:cs="Times New Roman"/>
                <w:b/>
                <w:spacing w:val="10"/>
              </w:rPr>
            </w:pPr>
            <w:r w:rsidRPr="00EE75EB">
              <w:rPr>
                <w:rFonts w:cs="Times New Roman"/>
                <w:b/>
                <w:spacing w:val="10"/>
              </w:rPr>
              <w:t>Ghi chú</w:t>
            </w:r>
          </w:p>
        </w:tc>
      </w:tr>
      <w:tr w:rsidR="007C2FD7" w:rsidRPr="00EE75EB" w14:paraId="3E00C36A" w14:textId="77777777" w:rsidTr="00966F4A">
        <w:tc>
          <w:tcPr>
            <w:tcW w:w="1938" w:type="dxa"/>
            <w:vAlign w:val="center"/>
          </w:tcPr>
          <w:p w14:paraId="08840BA7" w14:textId="77777777" w:rsidR="003A2BA2" w:rsidRPr="00EE75EB" w:rsidRDefault="003A2BA2" w:rsidP="00CF2088">
            <w:pPr>
              <w:jc w:val="center"/>
              <w:rPr>
                <w:rFonts w:cs="Times New Roman"/>
                <w:spacing w:val="10"/>
              </w:rPr>
            </w:pPr>
            <w:r w:rsidRPr="00EE75EB">
              <w:rPr>
                <w:rFonts w:cs="Times New Roman"/>
                <w:spacing w:val="10"/>
              </w:rPr>
              <w:t>Lý thuyết</w:t>
            </w:r>
          </w:p>
        </w:tc>
        <w:tc>
          <w:tcPr>
            <w:tcW w:w="1330" w:type="dxa"/>
            <w:vAlign w:val="center"/>
          </w:tcPr>
          <w:p w14:paraId="4CBFBE8A" w14:textId="77777777" w:rsidR="003A2BA2" w:rsidRPr="00EE75EB" w:rsidRDefault="003A2BA2" w:rsidP="00CF2088">
            <w:pPr>
              <w:jc w:val="center"/>
              <w:rPr>
                <w:rFonts w:cs="Times New Roman"/>
                <w:spacing w:val="10"/>
              </w:rPr>
            </w:pPr>
            <w:r w:rsidRPr="00EE75EB">
              <w:rPr>
                <w:rFonts w:cs="Times New Roman"/>
                <w:spacing w:val="10"/>
              </w:rPr>
              <w:t>2</w:t>
            </w:r>
          </w:p>
        </w:tc>
        <w:tc>
          <w:tcPr>
            <w:tcW w:w="3212" w:type="dxa"/>
            <w:vAlign w:val="center"/>
          </w:tcPr>
          <w:p w14:paraId="0376040E" w14:textId="2FB9C1C6" w:rsidR="003A2BA2" w:rsidRPr="00EE75EB" w:rsidRDefault="005752F6" w:rsidP="00966F4A">
            <w:pPr>
              <w:pStyle w:val="ListParagraph"/>
              <w:numPr>
                <w:ilvl w:val="0"/>
                <w:numId w:val="3"/>
              </w:numPr>
              <w:spacing w:before="0" w:after="0"/>
              <w:ind w:left="242" w:hanging="224"/>
              <w:jc w:val="left"/>
              <w:rPr>
                <w:rFonts w:cs="Times New Roman"/>
                <w:spacing w:val="10"/>
              </w:rPr>
            </w:pPr>
            <w:r w:rsidRPr="005752F6">
              <w:rPr>
                <w:rFonts w:cs="Times New Roman"/>
              </w:rPr>
              <w:t xml:space="preserve">Giới thiệu về </w:t>
            </w:r>
            <w:r>
              <w:rPr>
                <w:rFonts w:cs="Times New Roman"/>
              </w:rPr>
              <w:t>một số loại vật liệu cơ bản</w:t>
            </w:r>
          </w:p>
        </w:tc>
        <w:tc>
          <w:tcPr>
            <w:tcW w:w="2205" w:type="dxa"/>
          </w:tcPr>
          <w:p w14:paraId="61864FFF" w14:textId="1B0A0B75" w:rsidR="003A2BA2" w:rsidRPr="00EE75EB" w:rsidRDefault="003A2BA2" w:rsidP="005752F6">
            <w:pPr>
              <w:rPr>
                <w:rFonts w:cs="Times New Roman"/>
                <w:spacing w:val="10"/>
              </w:rPr>
            </w:pPr>
            <w:r w:rsidRPr="00EE75EB">
              <w:rPr>
                <w:rFonts w:cs="Times New Roman"/>
                <w:spacing w:val="10"/>
              </w:rPr>
              <w:t xml:space="preserve">Đọc chương </w:t>
            </w:r>
            <w:r w:rsidR="005752F6">
              <w:rPr>
                <w:rFonts w:cs="Times New Roman"/>
                <w:spacing w:val="10"/>
              </w:rPr>
              <w:t>3</w:t>
            </w:r>
          </w:p>
        </w:tc>
        <w:tc>
          <w:tcPr>
            <w:tcW w:w="1186" w:type="dxa"/>
          </w:tcPr>
          <w:p w14:paraId="78B7CB57" w14:textId="77777777" w:rsidR="003A2BA2" w:rsidRPr="00EE75EB" w:rsidRDefault="003A2BA2" w:rsidP="00CF2088">
            <w:pPr>
              <w:rPr>
                <w:rFonts w:cs="Times New Roman"/>
                <w:spacing w:val="10"/>
              </w:rPr>
            </w:pPr>
          </w:p>
        </w:tc>
      </w:tr>
      <w:tr w:rsidR="005752F6" w:rsidRPr="00EE75EB" w14:paraId="2D6DA1BF" w14:textId="77777777" w:rsidTr="00966F4A">
        <w:tc>
          <w:tcPr>
            <w:tcW w:w="1938" w:type="dxa"/>
            <w:vAlign w:val="center"/>
          </w:tcPr>
          <w:p w14:paraId="6FCB771B" w14:textId="0E227E24" w:rsidR="005752F6" w:rsidRPr="00EE75EB" w:rsidRDefault="005752F6" w:rsidP="00CF2088">
            <w:pPr>
              <w:jc w:val="center"/>
              <w:rPr>
                <w:rFonts w:cs="Times New Roman"/>
                <w:spacing w:val="10"/>
              </w:rPr>
            </w:pPr>
            <w:r>
              <w:rPr>
                <w:rFonts w:cs="Times New Roman"/>
                <w:spacing w:val="10"/>
              </w:rPr>
              <w:t>Thực hành</w:t>
            </w:r>
          </w:p>
        </w:tc>
        <w:tc>
          <w:tcPr>
            <w:tcW w:w="1330" w:type="dxa"/>
            <w:vAlign w:val="center"/>
          </w:tcPr>
          <w:p w14:paraId="6BA542E3" w14:textId="5C4DE705" w:rsidR="005752F6" w:rsidRPr="00EE75EB" w:rsidRDefault="005752F6" w:rsidP="00CF2088">
            <w:pPr>
              <w:jc w:val="center"/>
              <w:rPr>
                <w:rFonts w:cs="Times New Roman"/>
                <w:spacing w:val="10"/>
              </w:rPr>
            </w:pPr>
            <w:r>
              <w:rPr>
                <w:rFonts w:cs="Times New Roman"/>
                <w:spacing w:val="10"/>
              </w:rPr>
              <w:t>2</w:t>
            </w:r>
          </w:p>
        </w:tc>
        <w:tc>
          <w:tcPr>
            <w:tcW w:w="3212" w:type="dxa"/>
            <w:vAlign w:val="center"/>
          </w:tcPr>
          <w:p w14:paraId="3E03F6E0" w14:textId="2E1A3679" w:rsidR="005752F6" w:rsidRPr="005752F6" w:rsidRDefault="005752F6" w:rsidP="00966F4A">
            <w:pPr>
              <w:pStyle w:val="ListParagraph"/>
              <w:numPr>
                <w:ilvl w:val="0"/>
                <w:numId w:val="3"/>
              </w:numPr>
              <w:spacing w:before="0" w:after="0"/>
              <w:ind w:left="242" w:hanging="224"/>
              <w:jc w:val="left"/>
              <w:rPr>
                <w:rFonts w:cs="Times New Roman"/>
              </w:rPr>
            </w:pPr>
            <w:r>
              <w:rPr>
                <w:rStyle w:val="Hyperlink"/>
                <w:rFonts w:cs="Times New Roman"/>
                <w:color w:val="auto"/>
                <w:u w:val="none"/>
              </w:rPr>
              <w:t xml:space="preserve">Thực hành lập trình </w:t>
            </w:r>
            <w:r w:rsidR="00966F4A">
              <w:rPr>
                <w:rStyle w:val="Hyperlink"/>
                <w:rFonts w:cs="Times New Roman"/>
                <w:color w:val="auto"/>
                <w:u w:val="none"/>
              </w:rPr>
              <w:t>một số</w:t>
            </w:r>
            <w:r>
              <w:rPr>
                <w:rStyle w:val="Hyperlink"/>
                <w:rFonts w:cs="Times New Roman"/>
                <w:color w:val="auto"/>
                <w:u w:val="none"/>
              </w:rPr>
              <w:t xml:space="preserve"> vật liệu </w:t>
            </w:r>
            <w:r w:rsidR="00966F4A">
              <w:rPr>
                <w:rStyle w:val="Hyperlink"/>
                <w:rFonts w:cs="Times New Roman"/>
                <w:color w:val="auto"/>
                <w:u w:val="none"/>
              </w:rPr>
              <w:t>cơ bản</w:t>
            </w:r>
            <w:r>
              <w:rPr>
                <w:rStyle w:val="Hyperlink"/>
                <w:rFonts w:cs="Times New Roman"/>
                <w:color w:val="auto"/>
                <w:u w:val="none"/>
              </w:rPr>
              <w:t xml:space="preserve"> dựa trên kỹ thuật dò tia</w:t>
            </w:r>
          </w:p>
        </w:tc>
        <w:tc>
          <w:tcPr>
            <w:tcW w:w="2205" w:type="dxa"/>
          </w:tcPr>
          <w:p w14:paraId="3922C552" w14:textId="4B777579" w:rsidR="005752F6" w:rsidRPr="00EE75EB" w:rsidRDefault="00966F4A" w:rsidP="00CF2088">
            <w:pPr>
              <w:rPr>
                <w:rFonts w:cs="Times New Roman"/>
                <w:spacing w:val="10"/>
              </w:rPr>
            </w:pPr>
            <w:r>
              <w:rPr>
                <w:rFonts w:cs="Times New Roman"/>
                <w:spacing w:val="10"/>
              </w:rPr>
              <w:t>Có</w:t>
            </w:r>
            <w:r w:rsidR="005752F6">
              <w:rPr>
                <w:rFonts w:cs="Times New Roman"/>
                <w:spacing w:val="10"/>
              </w:rPr>
              <w:t xml:space="preserve"> máy tính</w:t>
            </w:r>
            <w:r>
              <w:rPr>
                <w:rFonts w:cs="Times New Roman"/>
                <w:spacing w:val="10"/>
              </w:rPr>
              <w:t>, đ</w:t>
            </w:r>
            <w:r w:rsidRPr="00CA6FFD">
              <w:rPr>
                <w:rFonts w:cs="Times New Roman"/>
                <w:spacing w:val="10"/>
              </w:rPr>
              <w:t>ọc tài liệu hướng dẫn thực hành</w:t>
            </w:r>
          </w:p>
        </w:tc>
        <w:tc>
          <w:tcPr>
            <w:tcW w:w="1186" w:type="dxa"/>
          </w:tcPr>
          <w:p w14:paraId="05F89B62" w14:textId="77777777" w:rsidR="005752F6" w:rsidRPr="00EE75EB" w:rsidRDefault="005752F6" w:rsidP="00CF2088">
            <w:pPr>
              <w:rPr>
                <w:rFonts w:cs="Times New Roman"/>
                <w:spacing w:val="10"/>
              </w:rPr>
            </w:pPr>
          </w:p>
        </w:tc>
      </w:tr>
    </w:tbl>
    <w:p w14:paraId="72592224" w14:textId="216699E0" w:rsidR="003A2BA2" w:rsidRPr="00EE75EB" w:rsidRDefault="003A2BA2" w:rsidP="00CF2088">
      <w:pPr>
        <w:rPr>
          <w:rFonts w:cs="Times New Roman"/>
          <w:b/>
          <w:iCs/>
          <w:spacing w:val="10"/>
        </w:rPr>
      </w:pPr>
      <w:r w:rsidRPr="00EE75EB">
        <w:rPr>
          <w:rFonts w:cs="Times New Roman"/>
          <w:b/>
          <w:iCs/>
          <w:spacing w:val="10"/>
        </w:rPr>
        <w:t>Tuầ</w:t>
      </w:r>
      <w:r w:rsidR="0012554F">
        <w:rPr>
          <w:rFonts w:cs="Times New Roman"/>
          <w:b/>
          <w:iCs/>
          <w:spacing w:val="10"/>
        </w:rPr>
        <w:t xml:space="preserve">n </w:t>
      </w:r>
      <w:r w:rsidR="00953B1C">
        <w:rPr>
          <w:rFonts w:cs="Times New Roman"/>
          <w:b/>
          <w:iCs/>
          <w:spacing w:val="10"/>
        </w:rPr>
        <w:t>7</w:t>
      </w:r>
      <w:r w:rsidRPr="00EE75EB">
        <w:rPr>
          <w:rFonts w:cs="Times New Roman"/>
          <w:b/>
          <w:iCs/>
          <w:spacing w:val="10"/>
        </w:rPr>
        <w:t>: Nộ</w:t>
      </w:r>
      <w:r w:rsidR="0012554F">
        <w:rPr>
          <w:rFonts w:cs="Times New Roman"/>
          <w:b/>
          <w:iCs/>
          <w:spacing w:val="10"/>
        </w:rPr>
        <w:t>i dung 5</w:t>
      </w:r>
    </w:p>
    <w:tbl>
      <w:tblPr>
        <w:tblW w:w="987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8"/>
        <w:gridCol w:w="1330"/>
        <w:gridCol w:w="3212"/>
        <w:gridCol w:w="2205"/>
        <w:gridCol w:w="1186"/>
      </w:tblGrid>
      <w:tr w:rsidR="007C2FD7" w:rsidRPr="00EE75EB" w14:paraId="09D1F03A" w14:textId="77777777" w:rsidTr="00FA32A2">
        <w:tc>
          <w:tcPr>
            <w:tcW w:w="1938" w:type="dxa"/>
            <w:vAlign w:val="center"/>
          </w:tcPr>
          <w:p w14:paraId="607FBAEF" w14:textId="77777777" w:rsidR="003A2BA2" w:rsidRPr="00EE75EB" w:rsidRDefault="003A2BA2" w:rsidP="00CF2088">
            <w:pPr>
              <w:jc w:val="center"/>
              <w:rPr>
                <w:rFonts w:cs="Times New Roman"/>
                <w:b/>
                <w:spacing w:val="10"/>
              </w:rPr>
            </w:pPr>
            <w:r w:rsidRPr="00EE75EB">
              <w:rPr>
                <w:rFonts w:cs="Times New Roman"/>
                <w:b/>
                <w:spacing w:val="10"/>
              </w:rPr>
              <w:t>Hình thức tổ chức dạy học</w:t>
            </w:r>
          </w:p>
        </w:tc>
        <w:tc>
          <w:tcPr>
            <w:tcW w:w="1330" w:type="dxa"/>
            <w:vAlign w:val="center"/>
          </w:tcPr>
          <w:p w14:paraId="1F334668" w14:textId="77777777" w:rsidR="003A2BA2" w:rsidRPr="00EE75EB" w:rsidRDefault="003A2BA2" w:rsidP="00CF2088">
            <w:pPr>
              <w:jc w:val="center"/>
              <w:rPr>
                <w:rFonts w:cs="Times New Roman"/>
                <w:b/>
                <w:spacing w:val="10"/>
              </w:rPr>
            </w:pPr>
            <w:r w:rsidRPr="00EE75EB">
              <w:rPr>
                <w:rFonts w:cs="Times New Roman"/>
                <w:b/>
                <w:spacing w:val="10"/>
              </w:rPr>
              <w:t>Thời gian</w:t>
            </w:r>
          </w:p>
          <w:p w14:paraId="0D20C69F" w14:textId="77777777" w:rsidR="003A2BA2" w:rsidRPr="00EE75EB" w:rsidRDefault="003A2BA2" w:rsidP="00CF2088">
            <w:pPr>
              <w:jc w:val="center"/>
              <w:rPr>
                <w:rFonts w:cs="Times New Roman"/>
                <w:i/>
                <w:spacing w:val="10"/>
                <w:sz w:val="20"/>
                <w:szCs w:val="20"/>
              </w:rPr>
            </w:pPr>
            <w:r w:rsidRPr="00EE75EB">
              <w:rPr>
                <w:rFonts w:cs="Times New Roman"/>
                <w:i/>
                <w:spacing w:val="10"/>
                <w:sz w:val="20"/>
                <w:szCs w:val="20"/>
              </w:rPr>
              <w:t>(tiết TC)</w:t>
            </w:r>
          </w:p>
        </w:tc>
        <w:tc>
          <w:tcPr>
            <w:tcW w:w="3212" w:type="dxa"/>
            <w:vAlign w:val="center"/>
          </w:tcPr>
          <w:p w14:paraId="3D707623" w14:textId="77777777" w:rsidR="003A2BA2" w:rsidRPr="00EE75EB" w:rsidRDefault="003A2BA2" w:rsidP="00CF2088">
            <w:pPr>
              <w:jc w:val="center"/>
              <w:rPr>
                <w:rFonts w:cs="Times New Roman"/>
                <w:b/>
                <w:spacing w:val="10"/>
              </w:rPr>
            </w:pPr>
            <w:r w:rsidRPr="00EE75EB">
              <w:rPr>
                <w:rFonts w:cs="Times New Roman"/>
                <w:b/>
                <w:spacing w:val="10"/>
              </w:rPr>
              <w:t>Nội dung chính</w:t>
            </w:r>
          </w:p>
        </w:tc>
        <w:tc>
          <w:tcPr>
            <w:tcW w:w="2205" w:type="dxa"/>
            <w:vAlign w:val="center"/>
          </w:tcPr>
          <w:p w14:paraId="1E70F548" w14:textId="77777777" w:rsidR="003A2BA2" w:rsidRPr="00EE75EB" w:rsidRDefault="003A2BA2" w:rsidP="00CF2088">
            <w:pPr>
              <w:jc w:val="center"/>
              <w:rPr>
                <w:rFonts w:cs="Times New Roman"/>
                <w:b/>
                <w:spacing w:val="10"/>
              </w:rPr>
            </w:pPr>
            <w:r w:rsidRPr="00EE75EB">
              <w:rPr>
                <w:rFonts w:cs="Times New Roman"/>
                <w:b/>
                <w:spacing w:val="10"/>
              </w:rPr>
              <w:t xml:space="preserve">Yêu cầu đối với </w:t>
            </w:r>
            <w:r w:rsidRPr="00EE75EB">
              <w:rPr>
                <w:rFonts w:cs="Times New Roman"/>
                <w:b/>
                <w:spacing w:val="10"/>
              </w:rPr>
              <w:br/>
              <w:t>sinh viên</w:t>
            </w:r>
          </w:p>
        </w:tc>
        <w:tc>
          <w:tcPr>
            <w:tcW w:w="1186" w:type="dxa"/>
            <w:vAlign w:val="center"/>
          </w:tcPr>
          <w:p w14:paraId="6E7E9974" w14:textId="77777777" w:rsidR="003A2BA2" w:rsidRPr="00EE75EB" w:rsidRDefault="003A2BA2" w:rsidP="00CF2088">
            <w:pPr>
              <w:jc w:val="center"/>
              <w:rPr>
                <w:rFonts w:cs="Times New Roman"/>
                <w:b/>
                <w:spacing w:val="10"/>
              </w:rPr>
            </w:pPr>
            <w:r w:rsidRPr="00EE75EB">
              <w:rPr>
                <w:rFonts w:cs="Times New Roman"/>
                <w:b/>
                <w:spacing w:val="10"/>
              </w:rPr>
              <w:t>Ghi chú</w:t>
            </w:r>
          </w:p>
        </w:tc>
      </w:tr>
      <w:tr w:rsidR="007C2FD7" w:rsidRPr="00EE75EB" w14:paraId="5CAC7F64" w14:textId="77777777" w:rsidTr="00FA32A2">
        <w:tc>
          <w:tcPr>
            <w:tcW w:w="1938" w:type="dxa"/>
            <w:vAlign w:val="center"/>
          </w:tcPr>
          <w:p w14:paraId="55F9A8ED" w14:textId="77777777" w:rsidR="003A2BA2" w:rsidRPr="00EE75EB" w:rsidRDefault="003A2BA2" w:rsidP="00CF2088">
            <w:pPr>
              <w:jc w:val="center"/>
              <w:rPr>
                <w:rFonts w:cs="Times New Roman"/>
                <w:spacing w:val="10"/>
              </w:rPr>
            </w:pPr>
            <w:r w:rsidRPr="00EE75EB">
              <w:rPr>
                <w:rFonts w:cs="Times New Roman"/>
                <w:spacing w:val="10"/>
              </w:rPr>
              <w:t>Lý thuyết</w:t>
            </w:r>
          </w:p>
        </w:tc>
        <w:tc>
          <w:tcPr>
            <w:tcW w:w="1330" w:type="dxa"/>
            <w:vAlign w:val="center"/>
          </w:tcPr>
          <w:p w14:paraId="65D26D5A" w14:textId="77777777" w:rsidR="003A2BA2" w:rsidRPr="00EE75EB" w:rsidRDefault="003A2BA2" w:rsidP="00CF2088">
            <w:pPr>
              <w:jc w:val="center"/>
              <w:rPr>
                <w:rFonts w:cs="Times New Roman"/>
                <w:spacing w:val="10"/>
              </w:rPr>
            </w:pPr>
            <w:r w:rsidRPr="00EE75EB">
              <w:rPr>
                <w:rFonts w:cs="Times New Roman"/>
                <w:spacing w:val="10"/>
              </w:rPr>
              <w:t>2</w:t>
            </w:r>
          </w:p>
        </w:tc>
        <w:tc>
          <w:tcPr>
            <w:tcW w:w="3212" w:type="dxa"/>
          </w:tcPr>
          <w:p w14:paraId="0093B97E" w14:textId="0DB45843" w:rsidR="003A2BA2" w:rsidRPr="00EE75EB" w:rsidRDefault="00966F4A" w:rsidP="00CF2088">
            <w:pPr>
              <w:pStyle w:val="ListParagraph"/>
              <w:numPr>
                <w:ilvl w:val="0"/>
                <w:numId w:val="3"/>
              </w:numPr>
              <w:spacing w:before="0" w:after="0"/>
              <w:ind w:left="242" w:hanging="224"/>
              <w:rPr>
                <w:rFonts w:cs="Times New Roman"/>
                <w:spacing w:val="10"/>
              </w:rPr>
            </w:pPr>
            <w:r>
              <w:rPr>
                <w:rStyle w:val="Hyperlink"/>
                <w:rFonts w:cs="Times New Roman"/>
                <w:color w:val="auto"/>
                <w:u w:val="none"/>
              </w:rPr>
              <w:t>Giới thiệu về các dạng bóng trong đồ họa</w:t>
            </w:r>
            <w:r w:rsidR="003A2BA2" w:rsidRPr="00EE75EB">
              <w:rPr>
                <w:rStyle w:val="Hyperlink"/>
                <w:rFonts w:cs="Times New Roman"/>
                <w:color w:val="auto"/>
                <w:u w:val="none"/>
              </w:rPr>
              <w:t xml:space="preserve"> </w:t>
            </w:r>
          </w:p>
        </w:tc>
        <w:tc>
          <w:tcPr>
            <w:tcW w:w="2205" w:type="dxa"/>
          </w:tcPr>
          <w:p w14:paraId="3E3FBD5D" w14:textId="54619AC7" w:rsidR="003A2BA2" w:rsidRPr="00EE75EB" w:rsidRDefault="003A2BA2" w:rsidP="00966F4A">
            <w:pPr>
              <w:rPr>
                <w:rFonts w:cs="Times New Roman"/>
                <w:spacing w:val="10"/>
              </w:rPr>
            </w:pPr>
            <w:r w:rsidRPr="00EE75EB">
              <w:rPr>
                <w:rFonts w:cs="Times New Roman"/>
                <w:spacing w:val="10"/>
              </w:rPr>
              <w:t xml:space="preserve">Đọc chương </w:t>
            </w:r>
            <w:r w:rsidR="00966F4A">
              <w:rPr>
                <w:rFonts w:cs="Times New Roman"/>
                <w:spacing w:val="10"/>
              </w:rPr>
              <w:t>3</w:t>
            </w:r>
          </w:p>
        </w:tc>
        <w:tc>
          <w:tcPr>
            <w:tcW w:w="1186" w:type="dxa"/>
          </w:tcPr>
          <w:p w14:paraId="2E50612B" w14:textId="77777777" w:rsidR="003A2BA2" w:rsidRPr="00EE75EB" w:rsidRDefault="003A2BA2" w:rsidP="00CF2088">
            <w:pPr>
              <w:rPr>
                <w:rFonts w:cs="Times New Roman"/>
                <w:spacing w:val="10"/>
              </w:rPr>
            </w:pPr>
          </w:p>
        </w:tc>
      </w:tr>
      <w:tr w:rsidR="00954DE3" w:rsidRPr="00EE75EB" w14:paraId="1651D320" w14:textId="77777777" w:rsidTr="00FA32A2">
        <w:tc>
          <w:tcPr>
            <w:tcW w:w="1938" w:type="dxa"/>
            <w:vAlign w:val="center"/>
          </w:tcPr>
          <w:p w14:paraId="60A01830" w14:textId="77777777" w:rsidR="00954DE3" w:rsidRPr="00EE75EB" w:rsidRDefault="00954DE3" w:rsidP="00CF2088">
            <w:pPr>
              <w:jc w:val="center"/>
              <w:rPr>
                <w:rFonts w:cs="Times New Roman"/>
                <w:spacing w:val="10"/>
              </w:rPr>
            </w:pPr>
            <w:r w:rsidRPr="00EE75EB">
              <w:rPr>
                <w:rFonts w:cs="Times New Roman"/>
                <w:spacing w:val="10"/>
              </w:rPr>
              <w:t>Thực hành</w:t>
            </w:r>
          </w:p>
        </w:tc>
        <w:tc>
          <w:tcPr>
            <w:tcW w:w="1330" w:type="dxa"/>
            <w:vAlign w:val="center"/>
          </w:tcPr>
          <w:p w14:paraId="78CCC2C0" w14:textId="77777777" w:rsidR="00954DE3" w:rsidRPr="00EE75EB" w:rsidRDefault="00954DE3" w:rsidP="00CF2088">
            <w:pPr>
              <w:jc w:val="center"/>
              <w:rPr>
                <w:rFonts w:cs="Times New Roman"/>
                <w:spacing w:val="10"/>
              </w:rPr>
            </w:pPr>
            <w:r w:rsidRPr="00EE75EB">
              <w:rPr>
                <w:rFonts w:cs="Times New Roman"/>
                <w:spacing w:val="10"/>
              </w:rPr>
              <w:t>2</w:t>
            </w:r>
          </w:p>
        </w:tc>
        <w:tc>
          <w:tcPr>
            <w:tcW w:w="3212" w:type="dxa"/>
          </w:tcPr>
          <w:p w14:paraId="62582D5E" w14:textId="569C315E" w:rsidR="00954DE3" w:rsidRPr="00EE75EB" w:rsidRDefault="00954DE3" w:rsidP="00CF2088">
            <w:pPr>
              <w:pStyle w:val="ListParagraph"/>
              <w:numPr>
                <w:ilvl w:val="0"/>
                <w:numId w:val="3"/>
              </w:numPr>
              <w:spacing w:before="0" w:after="0"/>
              <w:ind w:left="242" w:hanging="224"/>
              <w:rPr>
                <w:rStyle w:val="Hyperlink"/>
                <w:rFonts w:cs="Times New Roman"/>
                <w:color w:val="auto"/>
                <w:u w:val="none"/>
              </w:rPr>
            </w:pPr>
            <w:r>
              <w:rPr>
                <w:rStyle w:val="Hyperlink"/>
                <w:rFonts w:cs="Times New Roman"/>
                <w:color w:val="auto"/>
                <w:u w:val="none"/>
              </w:rPr>
              <w:t>Thực hành lập trình hiệu ứng đổ bóng dựa trên kỹ thuật dò tia</w:t>
            </w:r>
          </w:p>
        </w:tc>
        <w:tc>
          <w:tcPr>
            <w:tcW w:w="2205" w:type="dxa"/>
          </w:tcPr>
          <w:p w14:paraId="6BD16575" w14:textId="59E7902C" w:rsidR="00954DE3" w:rsidRPr="00EE75EB" w:rsidRDefault="00954DE3" w:rsidP="00CF2088">
            <w:pPr>
              <w:rPr>
                <w:rFonts w:cs="Times New Roman"/>
                <w:spacing w:val="10"/>
              </w:rPr>
            </w:pPr>
            <w:r>
              <w:rPr>
                <w:rFonts w:cs="Times New Roman"/>
                <w:spacing w:val="10"/>
              </w:rPr>
              <w:t>Có máy tính, đ</w:t>
            </w:r>
            <w:r w:rsidRPr="00CA6FFD">
              <w:rPr>
                <w:rFonts w:cs="Times New Roman"/>
                <w:spacing w:val="10"/>
              </w:rPr>
              <w:t>ọc tài liệu hướng dẫn thực hành</w:t>
            </w:r>
          </w:p>
        </w:tc>
        <w:tc>
          <w:tcPr>
            <w:tcW w:w="1186" w:type="dxa"/>
          </w:tcPr>
          <w:p w14:paraId="5B2E3270" w14:textId="77777777" w:rsidR="00954DE3" w:rsidRPr="00EE75EB" w:rsidRDefault="00954DE3" w:rsidP="00CF2088">
            <w:pPr>
              <w:rPr>
                <w:rFonts w:cs="Times New Roman"/>
                <w:spacing w:val="10"/>
              </w:rPr>
            </w:pPr>
          </w:p>
        </w:tc>
      </w:tr>
    </w:tbl>
    <w:p w14:paraId="63FB343F" w14:textId="7AB5297C" w:rsidR="003A2BA2" w:rsidRPr="00EE75EB" w:rsidRDefault="003A2BA2" w:rsidP="00CF2088">
      <w:pPr>
        <w:rPr>
          <w:rFonts w:cs="Times New Roman"/>
          <w:b/>
          <w:iCs/>
          <w:spacing w:val="10"/>
        </w:rPr>
      </w:pPr>
      <w:r w:rsidRPr="00EE75EB">
        <w:rPr>
          <w:rFonts w:cs="Times New Roman"/>
          <w:b/>
          <w:iCs/>
          <w:spacing w:val="10"/>
        </w:rPr>
        <w:t>Tuầ</w:t>
      </w:r>
      <w:r w:rsidR="0012554F">
        <w:rPr>
          <w:rFonts w:cs="Times New Roman"/>
          <w:b/>
          <w:iCs/>
          <w:spacing w:val="10"/>
        </w:rPr>
        <w:t xml:space="preserve">n </w:t>
      </w:r>
      <w:r w:rsidR="00953B1C">
        <w:rPr>
          <w:rFonts w:cs="Times New Roman"/>
          <w:b/>
          <w:iCs/>
          <w:spacing w:val="10"/>
        </w:rPr>
        <w:t>8</w:t>
      </w:r>
      <w:r w:rsidRPr="00EE75EB">
        <w:rPr>
          <w:rFonts w:cs="Times New Roman"/>
          <w:b/>
          <w:iCs/>
          <w:spacing w:val="10"/>
        </w:rPr>
        <w:t>: Nộ</w:t>
      </w:r>
      <w:r w:rsidR="0012554F">
        <w:rPr>
          <w:rFonts w:cs="Times New Roman"/>
          <w:b/>
          <w:iCs/>
          <w:spacing w:val="10"/>
        </w:rPr>
        <w:t>i dung 6</w:t>
      </w:r>
    </w:p>
    <w:tbl>
      <w:tblPr>
        <w:tblW w:w="987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8"/>
        <w:gridCol w:w="1330"/>
        <w:gridCol w:w="3212"/>
        <w:gridCol w:w="2205"/>
        <w:gridCol w:w="1186"/>
      </w:tblGrid>
      <w:tr w:rsidR="007C2FD7" w:rsidRPr="00EE75EB" w14:paraId="371AA46E" w14:textId="77777777" w:rsidTr="00FA32A2">
        <w:tc>
          <w:tcPr>
            <w:tcW w:w="1938" w:type="dxa"/>
            <w:vAlign w:val="center"/>
          </w:tcPr>
          <w:p w14:paraId="37104415" w14:textId="77777777" w:rsidR="003A2BA2" w:rsidRPr="00EE75EB" w:rsidRDefault="003A2BA2" w:rsidP="00CF2088">
            <w:pPr>
              <w:jc w:val="center"/>
              <w:rPr>
                <w:rFonts w:cs="Times New Roman"/>
                <w:b/>
                <w:spacing w:val="10"/>
              </w:rPr>
            </w:pPr>
            <w:r w:rsidRPr="00EE75EB">
              <w:rPr>
                <w:rFonts w:cs="Times New Roman"/>
                <w:b/>
                <w:spacing w:val="10"/>
              </w:rPr>
              <w:t>Hình thức tổ chức dạy học</w:t>
            </w:r>
          </w:p>
        </w:tc>
        <w:tc>
          <w:tcPr>
            <w:tcW w:w="1330" w:type="dxa"/>
            <w:vAlign w:val="center"/>
          </w:tcPr>
          <w:p w14:paraId="0610A263" w14:textId="77777777" w:rsidR="003A2BA2" w:rsidRPr="00EE75EB" w:rsidRDefault="003A2BA2" w:rsidP="00CF2088">
            <w:pPr>
              <w:jc w:val="center"/>
              <w:rPr>
                <w:rFonts w:cs="Times New Roman"/>
                <w:b/>
                <w:spacing w:val="10"/>
              </w:rPr>
            </w:pPr>
            <w:r w:rsidRPr="00EE75EB">
              <w:rPr>
                <w:rFonts w:cs="Times New Roman"/>
                <w:b/>
                <w:spacing w:val="10"/>
              </w:rPr>
              <w:t>Thời gian</w:t>
            </w:r>
          </w:p>
          <w:p w14:paraId="473271C0" w14:textId="77777777" w:rsidR="003A2BA2" w:rsidRPr="00EE75EB" w:rsidRDefault="003A2BA2" w:rsidP="00CF2088">
            <w:pPr>
              <w:jc w:val="center"/>
              <w:rPr>
                <w:rFonts w:cs="Times New Roman"/>
                <w:i/>
                <w:spacing w:val="10"/>
                <w:sz w:val="20"/>
                <w:szCs w:val="20"/>
              </w:rPr>
            </w:pPr>
            <w:r w:rsidRPr="00EE75EB">
              <w:rPr>
                <w:rFonts w:cs="Times New Roman"/>
                <w:i/>
                <w:spacing w:val="10"/>
                <w:sz w:val="20"/>
                <w:szCs w:val="20"/>
              </w:rPr>
              <w:t>(tiết TC)</w:t>
            </w:r>
          </w:p>
        </w:tc>
        <w:tc>
          <w:tcPr>
            <w:tcW w:w="3212" w:type="dxa"/>
            <w:vAlign w:val="center"/>
          </w:tcPr>
          <w:p w14:paraId="7542BF05" w14:textId="77777777" w:rsidR="003A2BA2" w:rsidRPr="00EE75EB" w:rsidRDefault="003A2BA2" w:rsidP="00CF2088">
            <w:pPr>
              <w:jc w:val="center"/>
              <w:rPr>
                <w:rFonts w:cs="Times New Roman"/>
                <w:b/>
                <w:spacing w:val="10"/>
              </w:rPr>
            </w:pPr>
            <w:r w:rsidRPr="00EE75EB">
              <w:rPr>
                <w:rFonts w:cs="Times New Roman"/>
                <w:b/>
                <w:spacing w:val="10"/>
              </w:rPr>
              <w:t>Nội dung chính</w:t>
            </w:r>
          </w:p>
        </w:tc>
        <w:tc>
          <w:tcPr>
            <w:tcW w:w="2205" w:type="dxa"/>
            <w:vAlign w:val="center"/>
          </w:tcPr>
          <w:p w14:paraId="1CA70EB7" w14:textId="77777777" w:rsidR="003A2BA2" w:rsidRPr="00EE75EB" w:rsidRDefault="003A2BA2" w:rsidP="00CF2088">
            <w:pPr>
              <w:jc w:val="center"/>
              <w:rPr>
                <w:rFonts w:cs="Times New Roman"/>
                <w:b/>
                <w:spacing w:val="10"/>
              </w:rPr>
            </w:pPr>
            <w:r w:rsidRPr="00EE75EB">
              <w:rPr>
                <w:rFonts w:cs="Times New Roman"/>
                <w:b/>
                <w:spacing w:val="10"/>
              </w:rPr>
              <w:t xml:space="preserve">Yêu cầu đối với </w:t>
            </w:r>
            <w:r w:rsidRPr="00EE75EB">
              <w:rPr>
                <w:rFonts w:cs="Times New Roman"/>
                <w:b/>
                <w:spacing w:val="10"/>
              </w:rPr>
              <w:br/>
              <w:t>sinh viên</w:t>
            </w:r>
          </w:p>
        </w:tc>
        <w:tc>
          <w:tcPr>
            <w:tcW w:w="1186" w:type="dxa"/>
            <w:vAlign w:val="center"/>
          </w:tcPr>
          <w:p w14:paraId="4FEC4B89" w14:textId="77777777" w:rsidR="003A2BA2" w:rsidRPr="00EE75EB" w:rsidRDefault="003A2BA2" w:rsidP="00CF2088">
            <w:pPr>
              <w:jc w:val="center"/>
              <w:rPr>
                <w:rFonts w:cs="Times New Roman"/>
                <w:b/>
                <w:spacing w:val="10"/>
              </w:rPr>
            </w:pPr>
            <w:r w:rsidRPr="00EE75EB">
              <w:rPr>
                <w:rFonts w:cs="Times New Roman"/>
                <w:b/>
                <w:spacing w:val="10"/>
              </w:rPr>
              <w:t>Ghi chú</w:t>
            </w:r>
          </w:p>
        </w:tc>
      </w:tr>
      <w:tr w:rsidR="007C2FD7" w:rsidRPr="00EE75EB" w14:paraId="7619BF5B" w14:textId="77777777" w:rsidTr="00FA32A2">
        <w:tc>
          <w:tcPr>
            <w:tcW w:w="1938" w:type="dxa"/>
            <w:vAlign w:val="center"/>
          </w:tcPr>
          <w:p w14:paraId="1422EBC0" w14:textId="77777777" w:rsidR="003A2BA2" w:rsidRPr="00EE75EB" w:rsidRDefault="003A2BA2" w:rsidP="00CF2088">
            <w:pPr>
              <w:jc w:val="center"/>
              <w:rPr>
                <w:rFonts w:cs="Times New Roman"/>
                <w:spacing w:val="10"/>
              </w:rPr>
            </w:pPr>
            <w:r w:rsidRPr="00EE75EB">
              <w:rPr>
                <w:rFonts w:cs="Times New Roman"/>
                <w:spacing w:val="10"/>
              </w:rPr>
              <w:t>Lý thuyết</w:t>
            </w:r>
          </w:p>
        </w:tc>
        <w:tc>
          <w:tcPr>
            <w:tcW w:w="1330" w:type="dxa"/>
            <w:vAlign w:val="center"/>
          </w:tcPr>
          <w:p w14:paraId="1ABAEBC9" w14:textId="77777777" w:rsidR="003A2BA2" w:rsidRPr="00EE75EB" w:rsidRDefault="003A2BA2" w:rsidP="00CF2088">
            <w:pPr>
              <w:jc w:val="center"/>
              <w:rPr>
                <w:rFonts w:cs="Times New Roman"/>
                <w:spacing w:val="10"/>
              </w:rPr>
            </w:pPr>
            <w:r w:rsidRPr="00EE75EB">
              <w:rPr>
                <w:rFonts w:cs="Times New Roman"/>
                <w:spacing w:val="10"/>
              </w:rPr>
              <w:t>2</w:t>
            </w:r>
          </w:p>
        </w:tc>
        <w:tc>
          <w:tcPr>
            <w:tcW w:w="3212" w:type="dxa"/>
          </w:tcPr>
          <w:p w14:paraId="0FF438FE" w14:textId="3E511DDC" w:rsidR="003A2BA2" w:rsidRPr="00EE75EB" w:rsidRDefault="003A2BA2" w:rsidP="001A142A">
            <w:pPr>
              <w:pStyle w:val="ListParagraph"/>
              <w:numPr>
                <w:ilvl w:val="0"/>
                <w:numId w:val="3"/>
              </w:numPr>
              <w:spacing w:before="0" w:after="0"/>
              <w:ind w:left="242" w:hanging="224"/>
              <w:rPr>
                <w:rFonts w:cs="Times New Roman"/>
                <w:spacing w:val="10"/>
              </w:rPr>
            </w:pPr>
            <w:r w:rsidRPr="00EE75EB">
              <w:rPr>
                <w:rStyle w:val="Hyperlink"/>
                <w:rFonts w:cs="Times New Roman"/>
                <w:color w:val="auto"/>
                <w:u w:val="none"/>
              </w:rPr>
              <w:t xml:space="preserve">Giới thiệu </w:t>
            </w:r>
            <w:r w:rsidR="001A142A">
              <w:rPr>
                <w:rStyle w:val="Hyperlink"/>
                <w:rFonts w:cs="Times New Roman"/>
                <w:color w:val="auto"/>
                <w:u w:val="none"/>
              </w:rPr>
              <w:t>kỹ thuật Texture Mapping</w:t>
            </w:r>
            <w:r w:rsidRPr="00EE75EB">
              <w:rPr>
                <w:rFonts w:cs="Times New Roman"/>
              </w:rPr>
              <w:t xml:space="preserve"> </w:t>
            </w:r>
          </w:p>
        </w:tc>
        <w:tc>
          <w:tcPr>
            <w:tcW w:w="2205" w:type="dxa"/>
          </w:tcPr>
          <w:p w14:paraId="273B19E1" w14:textId="67EBE96F" w:rsidR="003A2BA2" w:rsidRPr="00EE75EB" w:rsidRDefault="003A2BA2" w:rsidP="00966F4A">
            <w:pPr>
              <w:rPr>
                <w:rFonts w:cs="Times New Roman"/>
                <w:spacing w:val="10"/>
              </w:rPr>
            </w:pPr>
            <w:r w:rsidRPr="00EE75EB">
              <w:rPr>
                <w:rFonts w:cs="Times New Roman"/>
                <w:spacing w:val="10"/>
              </w:rPr>
              <w:t xml:space="preserve">Đọc chương </w:t>
            </w:r>
            <w:r w:rsidR="00966F4A">
              <w:rPr>
                <w:rFonts w:cs="Times New Roman"/>
                <w:spacing w:val="10"/>
              </w:rPr>
              <w:t>3</w:t>
            </w:r>
          </w:p>
        </w:tc>
        <w:tc>
          <w:tcPr>
            <w:tcW w:w="1186" w:type="dxa"/>
          </w:tcPr>
          <w:p w14:paraId="215C89A8" w14:textId="77777777" w:rsidR="003A2BA2" w:rsidRPr="00EE75EB" w:rsidRDefault="003A2BA2" w:rsidP="00CF2088">
            <w:pPr>
              <w:rPr>
                <w:rFonts w:cs="Times New Roman"/>
                <w:spacing w:val="10"/>
              </w:rPr>
            </w:pPr>
          </w:p>
        </w:tc>
      </w:tr>
      <w:tr w:rsidR="00954DE3" w:rsidRPr="00EE75EB" w14:paraId="4B17D30A" w14:textId="77777777" w:rsidTr="00FA32A2">
        <w:tc>
          <w:tcPr>
            <w:tcW w:w="1938" w:type="dxa"/>
            <w:vAlign w:val="center"/>
          </w:tcPr>
          <w:p w14:paraId="4CB958A0" w14:textId="6C485E76" w:rsidR="00954DE3" w:rsidRPr="00EE75EB" w:rsidRDefault="00954DE3" w:rsidP="00CF2088">
            <w:pPr>
              <w:jc w:val="center"/>
              <w:rPr>
                <w:rFonts w:cs="Times New Roman"/>
                <w:spacing w:val="10"/>
              </w:rPr>
            </w:pPr>
            <w:r>
              <w:rPr>
                <w:rFonts w:cs="Times New Roman"/>
                <w:spacing w:val="10"/>
              </w:rPr>
              <w:t>Thực hành</w:t>
            </w:r>
          </w:p>
        </w:tc>
        <w:tc>
          <w:tcPr>
            <w:tcW w:w="1330" w:type="dxa"/>
            <w:vAlign w:val="center"/>
          </w:tcPr>
          <w:p w14:paraId="7D89C6DE" w14:textId="48F35F08" w:rsidR="00954DE3" w:rsidRPr="00EE75EB" w:rsidRDefault="00954DE3" w:rsidP="00CF2088">
            <w:pPr>
              <w:jc w:val="center"/>
              <w:rPr>
                <w:rFonts w:cs="Times New Roman"/>
                <w:spacing w:val="10"/>
              </w:rPr>
            </w:pPr>
            <w:r>
              <w:rPr>
                <w:rFonts w:cs="Times New Roman"/>
                <w:spacing w:val="10"/>
              </w:rPr>
              <w:t>2</w:t>
            </w:r>
          </w:p>
        </w:tc>
        <w:tc>
          <w:tcPr>
            <w:tcW w:w="3212" w:type="dxa"/>
          </w:tcPr>
          <w:p w14:paraId="299F1D33" w14:textId="3EE3F43C" w:rsidR="00954DE3" w:rsidRPr="00EE75EB" w:rsidRDefault="00954DE3" w:rsidP="00966F4A">
            <w:pPr>
              <w:pStyle w:val="ListParagraph"/>
              <w:numPr>
                <w:ilvl w:val="0"/>
                <w:numId w:val="3"/>
              </w:numPr>
              <w:spacing w:before="0" w:after="0"/>
              <w:ind w:left="242" w:hanging="224"/>
              <w:rPr>
                <w:rStyle w:val="Hyperlink"/>
                <w:rFonts w:cs="Times New Roman"/>
                <w:color w:val="auto"/>
                <w:u w:val="none"/>
              </w:rPr>
            </w:pPr>
            <w:r>
              <w:rPr>
                <w:rStyle w:val="Hyperlink"/>
                <w:rFonts w:cs="Times New Roman"/>
                <w:color w:val="auto"/>
                <w:u w:val="none"/>
              </w:rPr>
              <w:t>Thực hành lập trình kỹ thuật Texture Mapping dựa trên kỹ thuật dò tia</w:t>
            </w:r>
          </w:p>
        </w:tc>
        <w:tc>
          <w:tcPr>
            <w:tcW w:w="2205" w:type="dxa"/>
          </w:tcPr>
          <w:p w14:paraId="582FEC64" w14:textId="3BE495D9" w:rsidR="00954DE3" w:rsidRPr="00EE75EB" w:rsidRDefault="00954DE3" w:rsidP="00966F4A">
            <w:pPr>
              <w:rPr>
                <w:rFonts w:cs="Times New Roman"/>
                <w:spacing w:val="10"/>
              </w:rPr>
            </w:pPr>
            <w:r>
              <w:rPr>
                <w:rFonts w:cs="Times New Roman"/>
                <w:spacing w:val="10"/>
              </w:rPr>
              <w:t>Có máy tính, đ</w:t>
            </w:r>
            <w:r w:rsidRPr="00CA6FFD">
              <w:rPr>
                <w:rFonts w:cs="Times New Roman"/>
                <w:spacing w:val="10"/>
              </w:rPr>
              <w:t>ọc tài liệu hướng dẫn thực hành</w:t>
            </w:r>
          </w:p>
        </w:tc>
        <w:tc>
          <w:tcPr>
            <w:tcW w:w="1186" w:type="dxa"/>
          </w:tcPr>
          <w:p w14:paraId="418CA161" w14:textId="77777777" w:rsidR="00954DE3" w:rsidRPr="00EE75EB" w:rsidRDefault="00954DE3" w:rsidP="00CF2088">
            <w:pPr>
              <w:rPr>
                <w:rFonts w:cs="Times New Roman"/>
                <w:spacing w:val="10"/>
              </w:rPr>
            </w:pPr>
          </w:p>
        </w:tc>
      </w:tr>
    </w:tbl>
    <w:p w14:paraId="220B2E4D" w14:textId="55942AF6" w:rsidR="003A2BA2" w:rsidRPr="00EE75EB" w:rsidRDefault="003A2BA2" w:rsidP="00CF2088">
      <w:pPr>
        <w:rPr>
          <w:rFonts w:cs="Times New Roman"/>
          <w:b/>
          <w:iCs/>
          <w:spacing w:val="10"/>
        </w:rPr>
      </w:pPr>
      <w:r w:rsidRPr="00EE75EB">
        <w:rPr>
          <w:rFonts w:cs="Times New Roman"/>
          <w:b/>
          <w:iCs/>
          <w:spacing w:val="10"/>
        </w:rPr>
        <w:t>Tuầ</w:t>
      </w:r>
      <w:r w:rsidR="0012554F">
        <w:rPr>
          <w:rFonts w:cs="Times New Roman"/>
          <w:b/>
          <w:iCs/>
          <w:spacing w:val="10"/>
        </w:rPr>
        <w:t xml:space="preserve">n </w:t>
      </w:r>
      <w:r w:rsidR="00953B1C">
        <w:rPr>
          <w:rFonts w:cs="Times New Roman"/>
          <w:b/>
          <w:iCs/>
          <w:spacing w:val="10"/>
        </w:rPr>
        <w:t>9</w:t>
      </w:r>
      <w:r w:rsidRPr="00EE75EB">
        <w:rPr>
          <w:rFonts w:cs="Times New Roman"/>
          <w:b/>
          <w:iCs/>
          <w:spacing w:val="10"/>
        </w:rPr>
        <w:t>: Nộ</w:t>
      </w:r>
      <w:r w:rsidR="0012554F">
        <w:rPr>
          <w:rFonts w:cs="Times New Roman"/>
          <w:b/>
          <w:iCs/>
          <w:spacing w:val="10"/>
        </w:rPr>
        <w:t>i dung 7</w:t>
      </w:r>
    </w:p>
    <w:tbl>
      <w:tblPr>
        <w:tblW w:w="987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8"/>
        <w:gridCol w:w="1330"/>
        <w:gridCol w:w="3212"/>
        <w:gridCol w:w="2205"/>
        <w:gridCol w:w="1186"/>
      </w:tblGrid>
      <w:tr w:rsidR="007C2FD7" w:rsidRPr="00EE75EB" w14:paraId="6145922A" w14:textId="77777777" w:rsidTr="00FA32A2">
        <w:tc>
          <w:tcPr>
            <w:tcW w:w="1938" w:type="dxa"/>
            <w:vAlign w:val="center"/>
          </w:tcPr>
          <w:p w14:paraId="21FBFCF7" w14:textId="77777777" w:rsidR="003A2BA2" w:rsidRPr="00EE75EB" w:rsidRDefault="003A2BA2" w:rsidP="00CF2088">
            <w:pPr>
              <w:jc w:val="center"/>
              <w:rPr>
                <w:rFonts w:cs="Times New Roman"/>
                <w:b/>
                <w:spacing w:val="10"/>
              </w:rPr>
            </w:pPr>
            <w:r w:rsidRPr="00EE75EB">
              <w:rPr>
                <w:rFonts w:cs="Times New Roman"/>
                <w:b/>
                <w:spacing w:val="10"/>
              </w:rPr>
              <w:t>Hình thức tổ chức dạy học</w:t>
            </w:r>
          </w:p>
        </w:tc>
        <w:tc>
          <w:tcPr>
            <w:tcW w:w="1330" w:type="dxa"/>
            <w:vAlign w:val="center"/>
          </w:tcPr>
          <w:p w14:paraId="5B246406" w14:textId="77777777" w:rsidR="003A2BA2" w:rsidRPr="00EE75EB" w:rsidRDefault="003A2BA2" w:rsidP="00CF2088">
            <w:pPr>
              <w:jc w:val="center"/>
              <w:rPr>
                <w:rFonts w:cs="Times New Roman"/>
                <w:b/>
                <w:spacing w:val="10"/>
              </w:rPr>
            </w:pPr>
            <w:r w:rsidRPr="00EE75EB">
              <w:rPr>
                <w:rFonts w:cs="Times New Roman"/>
                <w:b/>
                <w:spacing w:val="10"/>
              </w:rPr>
              <w:t>Thời gian</w:t>
            </w:r>
          </w:p>
          <w:p w14:paraId="1E1E2149" w14:textId="77777777" w:rsidR="003A2BA2" w:rsidRPr="00EE75EB" w:rsidRDefault="003A2BA2" w:rsidP="00CF2088">
            <w:pPr>
              <w:jc w:val="center"/>
              <w:rPr>
                <w:rFonts w:cs="Times New Roman"/>
                <w:i/>
                <w:spacing w:val="10"/>
                <w:sz w:val="20"/>
                <w:szCs w:val="20"/>
              </w:rPr>
            </w:pPr>
            <w:r w:rsidRPr="00EE75EB">
              <w:rPr>
                <w:rFonts w:cs="Times New Roman"/>
                <w:i/>
                <w:spacing w:val="10"/>
                <w:sz w:val="20"/>
                <w:szCs w:val="20"/>
              </w:rPr>
              <w:t>(tiết TC)</w:t>
            </w:r>
          </w:p>
        </w:tc>
        <w:tc>
          <w:tcPr>
            <w:tcW w:w="3212" w:type="dxa"/>
            <w:vAlign w:val="center"/>
          </w:tcPr>
          <w:p w14:paraId="04EF9E9A" w14:textId="77777777" w:rsidR="003A2BA2" w:rsidRPr="00EE75EB" w:rsidRDefault="003A2BA2" w:rsidP="00CF2088">
            <w:pPr>
              <w:jc w:val="center"/>
              <w:rPr>
                <w:rFonts w:cs="Times New Roman"/>
                <w:b/>
                <w:spacing w:val="10"/>
              </w:rPr>
            </w:pPr>
            <w:r w:rsidRPr="00EE75EB">
              <w:rPr>
                <w:rFonts w:cs="Times New Roman"/>
                <w:b/>
                <w:spacing w:val="10"/>
              </w:rPr>
              <w:t>Nội dung chính</w:t>
            </w:r>
          </w:p>
        </w:tc>
        <w:tc>
          <w:tcPr>
            <w:tcW w:w="2205" w:type="dxa"/>
            <w:vAlign w:val="center"/>
          </w:tcPr>
          <w:p w14:paraId="77A42C72" w14:textId="77777777" w:rsidR="003A2BA2" w:rsidRPr="00EE75EB" w:rsidRDefault="003A2BA2" w:rsidP="00CF2088">
            <w:pPr>
              <w:jc w:val="center"/>
              <w:rPr>
                <w:rFonts w:cs="Times New Roman"/>
                <w:b/>
                <w:spacing w:val="10"/>
              </w:rPr>
            </w:pPr>
            <w:r w:rsidRPr="00EE75EB">
              <w:rPr>
                <w:rFonts w:cs="Times New Roman"/>
                <w:b/>
                <w:spacing w:val="10"/>
              </w:rPr>
              <w:t xml:space="preserve">Yêu cầu đối với </w:t>
            </w:r>
            <w:r w:rsidRPr="00EE75EB">
              <w:rPr>
                <w:rFonts w:cs="Times New Roman"/>
                <w:b/>
                <w:spacing w:val="10"/>
              </w:rPr>
              <w:br/>
              <w:t>sinh viên</w:t>
            </w:r>
          </w:p>
        </w:tc>
        <w:tc>
          <w:tcPr>
            <w:tcW w:w="1186" w:type="dxa"/>
            <w:vAlign w:val="center"/>
          </w:tcPr>
          <w:p w14:paraId="7049FB96" w14:textId="77777777" w:rsidR="003A2BA2" w:rsidRPr="00EE75EB" w:rsidRDefault="003A2BA2" w:rsidP="00CF2088">
            <w:pPr>
              <w:jc w:val="center"/>
              <w:rPr>
                <w:rFonts w:cs="Times New Roman"/>
                <w:b/>
                <w:spacing w:val="10"/>
              </w:rPr>
            </w:pPr>
            <w:r w:rsidRPr="00EE75EB">
              <w:rPr>
                <w:rFonts w:cs="Times New Roman"/>
                <w:b/>
                <w:spacing w:val="10"/>
              </w:rPr>
              <w:t>Ghi chú</w:t>
            </w:r>
          </w:p>
        </w:tc>
      </w:tr>
      <w:tr w:rsidR="007C2FD7" w:rsidRPr="00EE75EB" w14:paraId="1C2BFD83" w14:textId="77777777" w:rsidTr="00FA32A2">
        <w:tc>
          <w:tcPr>
            <w:tcW w:w="1938" w:type="dxa"/>
            <w:vAlign w:val="center"/>
          </w:tcPr>
          <w:p w14:paraId="45054C05" w14:textId="77777777" w:rsidR="003A2BA2" w:rsidRPr="00EE75EB" w:rsidRDefault="003A2BA2" w:rsidP="00CF2088">
            <w:pPr>
              <w:jc w:val="center"/>
              <w:rPr>
                <w:rFonts w:cs="Times New Roman"/>
                <w:spacing w:val="10"/>
              </w:rPr>
            </w:pPr>
            <w:r w:rsidRPr="00EE75EB">
              <w:rPr>
                <w:rFonts w:cs="Times New Roman"/>
                <w:spacing w:val="10"/>
              </w:rPr>
              <w:lastRenderedPageBreak/>
              <w:t>Lý thuyết</w:t>
            </w:r>
          </w:p>
        </w:tc>
        <w:tc>
          <w:tcPr>
            <w:tcW w:w="1330" w:type="dxa"/>
            <w:vAlign w:val="center"/>
          </w:tcPr>
          <w:p w14:paraId="774231D5" w14:textId="77777777" w:rsidR="003A2BA2" w:rsidRPr="00EE75EB" w:rsidRDefault="003A2BA2" w:rsidP="00CF2088">
            <w:pPr>
              <w:jc w:val="center"/>
              <w:rPr>
                <w:rFonts w:cs="Times New Roman"/>
                <w:spacing w:val="10"/>
              </w:rPr>
            </w:pPr>
            <w:r w:rsidRPr="00EE75EB">
              <w:rPr>
                <w:rFonts w:cs="Times New Roman"/>
                <w:spacing w:val="10"/>
              </w:rPr>
              <w:t>2</w:t>
            </w:r>
          </w:p>
        </w:tc>
        <w:tc>
          <w:tcPr>
            <w:tcW w:w="3212" w:type="dxa"/>
            <w:vAlign w:val="center"/>
          </w:tcPr>
          <w:p w14:paraId="417EA64D" w14:textId="18468C27" w:rsidR="003A2BA2" w:rsidRPr="00CA6FFD" w:rsidRDefault="003A2BA2" w:rsidP="00CF2088">
            <w:pPr>
              <w:pStyle w:val="ListParagraph"/>
              <w:numPr>
                <w:ilvl w:val="0"/>
                <w:numId w:val="3"/>
              </w:numPr>
              <w:spacing w:before="0" w:after="0"/>
              <w:ind w:left="242" w:hanging="224"/>
              <w:rPr>
                <w:rFonts w:cs="Times New Roman"/>
              </w:rPr>
            </w:pPr>
            <w:r w:rsidRPr="00EE75EB">
              <w:rPr>
                <w:rStyle w:val="Hyperlink"/>
                <w:rFonts w:cs="Times New Roman"/>
                <w:color w:val="auto"/>
                <w:u w:val="none"/>
              </w:rPr>
              <w:t xml:space="preserve">Giới thiệu </w:t>
            </w:r>
            <w:r w:rsidR="001A142A">
              <w:rPr>
                <w:rStyle w:val="Hyperlink"/>
                <w:rFonts w:cs="Times New Roman"/>
                <w:color w:val="auto"/>
                <w:u w:val="none"/>
              </w:rPr>
              <w:t>về công nghệ chiếu sáng tổng thể</w:t>
            </w:r>
          </w:p>
          <w:p w14:paraId="32BE9D6F" w14:textId="77777777" w:rsidR="003A2BA2" w:rsidRPr="00CA6FFD" w:rsidRDefault="003A2BA2" w:rsidP="00CF2088">
            <w:pPr>
              <w:pStyle w:val="ListParagraph"/>
              <w:ind w:left="0"/>
              <w:rPr>
                <w:rFonts w:cs="Times New Roman"/>
              </w:rPr>
            </w:pPr>
          </w:p>
        </w:tc>
        <w:tc>
          <w:tcPr>
            <w:tcW w:w="2205" w:type="dxa"/>
          </w:tcPr>
          <w:p w14:paraId="55AA6D69" w14:textId="4E09CB29" w:rsidR="003A2BA2" w:rsidRPr="00EE75EB" w:rsidRDefault="003A2BA2" w:rsidP="001A142A">
            <w:pPr>
              <w:rPr>
                <w:rFonts w:cs="Times New Roman"/>
                <w:spacing w:val="10"/>
                <w:lang w:val="fr-FR"/>
              </w:rPr>
            </w:pPr>
            <w:r w:rsidRPr="00EE75EB">
              <w:rPr>
                <w:rFonts w:cs="Times New Roman"/>
                <w:spacing w:val="10"/>
                <w:lang w:val="fr-FR"/>
              </w:rPr>
              <w:t xml:space="preserve">Đọc chương </w:t>
            </w:r>
            <w:r w:rsidR="001A142A">
              <w:rPr>
                <w:rFonts w:cs="Times New Roman"/>
                <w:spacing w:val="10"/>
                <w:lang w:val="fr-FR"/>
              </w:rPr>
              <w:t>3</w:t>
            </w:r>
          </w:p>
        </w:tc>
        <w:tc>
          <w:tcPr>
            <w:tcW w:w="1186" w:type="dxa"/>
          </w:tcPr>
          <w:p w14:paraId="063436EE" w14:textId="77777777" w:rsidR="003A2BA2" w:rsidRPr="00EE75EB" w:rsidRDefault="003A2BA2" w:rsidP="00CF2088">
            <w:pPr>
              <w:rPr>
                <w:rFonts w:cs="Times New Roman"/>
                <w:spacing w:val="10"/>
                <w:lang w:val="fr-FR"/>
              </w:rPr>
            </w:pPr>
          </w:p>
        </w:tc>
      </w:tr>
    </w:tbl>
    <w:p w14:paraId="6855901D" w14:textId="7D317EE7" w:rsidR="003A2BA2" w:rsidRPr="00EE75EB" w:rsidRDefault="003A2BA2" w:rsidP="00CF2088">
      <w:pPr>
        <w:rPr>
          <w:rFonts w:cs="Times New Roman"/>
          <w:b/>
          <w:iCs/>
          <w:spacing w:val="10"/>
        </w:rPr>
      </w:pPr>
      <w:r w:rsidRPr="00EE75EB">
        <w:rPr>
          <w:rFonts w:cs="Times New Roman"/>
          <w:b/>
          <w:iCs/>
          <w:spacing w:val="10"/>
        </w:rPr>
        <w:t>Tuầ</w:t>
      </w:r>
      <w:r w:rsidR="0012554F">
        <w:rPr>
          <w:rFonts w:cs="Times New Roman"/>
          <w:b/>
          <w:iCs/>
          <w:spacing w:val="10"/>
        </w:rPr>
        <w:t xml:space="preserve">n </w:t>
      </w:r>
      <w:r w:rsidR="00953B1C">
        <w:rPr>
          <w:rFonts w:cs="Times New Roman"/>
          <w:b/>
          <w:iCs/>
          <w:spacing w:val="10"/>
        </w:rPr>
        <w:t>10</w:t>
      </w:r>
      <w:r w:rsidRPr="00EE75EB">
        <w:rPr>
          <w:rFonts w:cs="Times New Roman"/>
          <w:b/>
          <w:iCs/>
          <w:spacing w:val="10"/>
        </w:rPr>
        <w:t>: Nộ</w:t>
      </w:r>
      <w:r w:rsidR="0012554F">
        <w:rPr>
          <w:rFonts w:cs="Times New Roman"/>
          <w:b/>
          <w:iCs/>
          <w:spacing w:val="10"/>
        </w:rPr>
        <w:t>i dung 8</w:t>
      </w:r>
    </w:p>
    <w:tbl>
      <w:tblPr>
        <w:tblW w:w="987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8"/>
        <w:gridCol w:w="1330"/>
        <w:gridCol w:w="3212"/>
        <w:gridCol w:w="2205"/>
        <w:gridCol w:w="1186"/>
      </w:tblGrid>
      <w:tr w:rsidR="007C2FD7" w:rsidRPr="00EE75EB" w14:paraId="2048CA88" w14:textId="77777777" w:rsidTr="00FA32A2">
        <w:tc>
          <w:tcPr>
            <w:tcW w:w="1938" w:type="dxa"/>
            <w:vAlign w:val="center"/>
          </w:tcPr>
          <w:p w14:paraId="35869ED9" w14:textId="77777777" w:rsidR="003A2BA2" w:rsidRPr="00EE75EB" w:rsidRDefault="003A2BA2" w:rsidP="00CF2088">
            <w:pPr>
              <w:jc w:val="center"/>
              <w:rPr>
                <w:rFonts w:cs="Times New Roman"/>
                <w:b/>
                <w:spacing w:val="10"/>
              </w:rPr>
            </w:pPr>
            <w:r w:rsidRPr="00EE75EB">
              <w:rPr>
                <w:rFonts w:cs="Times New Roman"/>
                <w:b/>
                <w:spacing w:val="10"/>
              </w:rPr>
              <w:t>Hình thức tổ chức dạy học</w:t>
            </w:r>
          </w:p>
        </w:tc>
        <w:tc>
          <w:tcPr>
            <w:tcW w:w="1330" w:type="dxa"/>
            <w:vAlign w:val="center"/>
          </w:tcPr>
          <w:p w14:paraId="0888BD68" w14:textId="77777777" w:rsidR="003A2BA2" w:rsidRPr="00EE75EB" w:rsidRDefault="003A2BA2" w:rsidP="00CF2088">
            <w:pPr>
              <w:jc w:val="center"/>
              <w:rPr>
                <w:rFonts w:cs="Times New Roman"/>
                <w:b/>
                <w:spacing w:val="10"/>
              </w:rPr>
            </w:pPr>
            <w:r w:rsidRPr="00EE75EB">
              <w:rPr>
                <w:rFonts w:cs="Times New Roman"/>
                <w:b/>
                <w:spacing w:val="10"/>
              </w:rPr>
              <w:t>Thời gian</w:t>
            </w:r>
          </w:p>
          <w:p w14:paraId="00D6F8B4" w14:textId="77777777" w:rsidR="003A2BA2" w:rsidRPr="00EE75EB" w:rsidRDefault="003A2BA2" w:rsidP="00CF2088">
            <w:pPr>
              <w:jc w:val="center"/>
              <w:rPr>
                <w:rFonts w:cs="Times New Roman"/>
                <w:i/>
                <w:spacing w:val="10"/>
                <w:sz w:val="20"/>
                <w:szCs w:val="20"/>
              </w:rPr>
            </w:pPr>
            <w:r w:rsidRPr="00EE75EB">
              <w:rPr>
                <w:rFonts w:cs="Times New Roman"/>
                <w:i/>
                <w:spacing w:val="10"/>
                <w:sz w:val="20"/>
                <w:szCs w:val="20"/>
              </w:rPr>
              <w:t>(tiết TC)</w:t>
            </w:r>
          </w:p>
        </w:tc>
        <w:tc>
          <w:tcPr>
            <w:tcW w:w="3212" w:type="dxa"/>
            <w:vAlign w:val="center"/>
          </w:tcPr>
          <w:p w14:paraId="520FD487" w14:textId="77777777" w:rsidR="003A2BA2" w:rsidRPr="00EE75EB" w:rsidRDefault="003A2BA2" w:rsidP="00CF2088">
            <w:pPr>
              <w:jc w:val="center"/>
              <w:rPr>
                <w:rFonts w:cs="Times New Roman"/>
                <w:b/>
                <w:spacing w:val="10"/>
              </w:rPr>
            </w:pPr>
            <w:r w:rsidRPr="00EE75EB">
              <w:rPr>
                <w:rFonts w:cs="Times New Roman"/>
                <w:b/>
                <w:spacing w:val="10"/>
              </w:rPr>
              <w:t>Nội dung chính</w:t>
            </w:r>
          </w:p>
        </w:tc>
        <w:tc>
          <w:tcPr>
            <w:tcW w:w="2205" w:type="dxa"/>
            <w:vAlign w:val="center"/>
          </w:tcPr>
          <w:p w14:paraId="44590F4B" w14:textId="77777777" w:rsidR="003A2BA2" w:rsidRPr="00EE75EB" w:rsidRDefault="003A2BA2" w:rsidP="00CF2088">
            <w:pPr>
              <w:jc w:val="center"/>
              <w:rPr>
                <w:rFonts w:cs="Times New Roman"/>
                <w:b/>
                <w:spacing w:val="10"/>
              </w:rPr>
            </w:pPr>
            <w:r w:rsidRPr="00EE75EB">
              <w:rPr>
                <w:rFonts w:cs="Times New Roman"/>
                <w:b/>
                <w:spacing w:val="10"/>
              </w:rPr>
              <w:t xml:space="preserve">Yêu cầu đối với </w:t>
            </w:r>
            <w:r w:rsidRPr="00EE75EB">
              <w:rPr>
                <w:rFonts w:cs="Times New Roman"/>
                <w:b/>
                <w:spacing w:val="10"/>
              </w:rPr>
              <w:br/>
              <w:t>sinh viên</w:t>
            </w:r>
          </w:p>
        </w:tc>
        <w:tc>
          <w:tcPr>
            <w:tcW w:w="1186" w:type="dxa"/>
            <w:vAlign w:val="center"/>
          </w:tcPr>
          <w:p w14:paraId="27AC83CB" w14:textId="77777777" w:rsidR="003A2BA2" w:rsidRPr="00EE75EB" w:rsidRDefault="003A2BA2" w:rsidP="00CF2088">
            <w:pPr>
              <w:jc w:val="center"/>
              <w:rPr>
                <w:rFonts w:cs="Times New Roman"/>
                <w:b/>
                <w:spacing w:val="10"/>
              </w:rPr>
            </w:pPr>
            <w:r w:rsidRPr="00EE75EB">
              <w:rPr>
                <w:rFonts w:cs="Times New Roman"/>
                <w:b/>
                <w:spacing w:val="10"/>
              </w:rPr>
              <w:t>Ghi chú</w:t>
            </w:r>
          </w:p>
        </w:tc>
      </w:tr>
      <w:tr w:rsidR="007C2FD7" w:rsidRPr="00EE75EB" w14:paraId="0EF42361" w14:textId="77777777" w:rsidTr="00FA32A2">
        <w:tc>
          <w:tcPr>
            <w:tcW w:w="1938" w:type="dxa"/>
            <w:vAlign w:val="center"/>
          </w:tcPr>
          <w:p w14:paraId="238E7755" w14:textId="77777777" w:rsidR="003A2BA2" w:rsidRPr="00EE75EB" w:rsidRDefault="003A2BA2" w:rsidP="00CF2088">
            <w:pPr>
              <w:jc w:val="center"/>
              <w:rPr>
                <w:rFonts w:cs="Times New Roman"/>
                <w:spacing w:val="10"/>
              </w:rPr>
            </w:pPr>
            <w:r w:rsidRPr="00EE75EB">
              <w:rPr>
                <w:rFonts w:cs="Times New Roman"/>
                <w:spacing w:val="10"/>
              </w:rPr>
              <w:t>Lý thuyết</w:t>
            </w:r>
          </w:p>
        </w:tc>
        <w:tc>
          <w:tcPr>
            <w:tcW w:w="1330" w:type="dxa"/>
            <w:vAlign w:val="center"/>
          </w:tcPr>
          <w:p w14:paraId="2B84CD00" w14:textId="77777777" w:rsidR="003A2BA2" w:rsidRPr="00EE75EB" w:rsidRDefault="003A2BA2" w:rsidP="00CF2088">
            <w:pPr>
              <w:jc w:val="center"/>
              <w:rPr>
                <w:rFonts w:cs="Times New Roman"/>
                <w:spacing w:val="10"/>
              </w:rPr>
            </w:pPr>
            <w:r w:rsidRPr="00EE75EB">
              <w:rPr>
                <w:rFonts w:cs="Times New Roman"/>
                <w:spacing w:val="10"/>
              </w:rPr>
              <w:t>2</w:t>
            </w:r>
          </w:p>
        </w:tc>
        <w:tc>
          <w:tcPr>
            <w:tcW w:w="3212" w:type="dxa"/>
          </w:tcPr>
          <w:p w14:paraId="1E7D576C" w14:textId="26D1638E" w:rsidR="003A2BA2" w:rsidRPr="00EE75EB" w:rsidRDefault="003A2BA2" w:rsidP="00954DE3">
            <w:pPr>
              <w:pStyle w:val="ListParagraph"/>
              <w:numPr>
                <w:ilvl w:val="0"/>
                <w:numId w:val="3"/>
              </w:numPr>
              <w:spacing w:before="0" w:after="0"/>
              <w:ind w:left="242" w:hanging="224"/>
              <w:rPr>
                <w:rFonts w:cs="Times New Roman"/>
                <w:spacing w:val="10"/>
              </w:rPr>
            </w:pPr>
            <w:r w:rsidRPr="00EE75EB">
              <w:rPr>
                <w:rFonts w:cs="Times New Roman"/>
              </w:rPr>
              <w:t xml:space="preserve">Giới thiệu về </w:t>
            </w:r>
            <w:r w:rsidR="00954DE3">
              <w:rPr>
                <w:rFonts w:cs="Times New Roman"/>
              </w:rPr>
              <w:t xml:space="preserve">Shader trong đồ họa </w:t>
            </w:r>
          </w:p>
        </w:tc>
        <w:tc>
          <w:tcPr>
            <w:tcW w:w="2205" w:type="dxa"/>
          </w:tcPr>
          <w:p w14:paraId="498F8DBF" w14:textId="6B75D3CC" w:rsidR="003A2BA2" w:rsidRPr="00EE75EB" w:rsidRDefault="003A2BA2" w:rsidP="00954DE3">
            <w:pPr>
              <w:rPr>
                <w:rFonts w:cs="Times New Roman"/>
                <w:spacing w:val="10"/>
              </w:rPr>
            </w:pPr>
            <w:r w:rsidRPr="00EE75EB">
              <w:rPr>
                <w:rFonts w:cs="Times New Roman"/>
                <w:spacing w:val="10"/>
              </w:rPr>
              <w:t xml:space="preserve">Đọc chương  </w:t>
            </w:r>
            <w:r w:rsidR="00954DE3">
              <w:rPr>
                <w:rFonts w:cs="Times New Roman"/>
                <w:spacing w:val="10"/>
              </w:rPr>
              <w:t>4</w:t>
            </w:r>
          </w:p>
        </w:tc>
        <w:tc>
          <w:tcPr>
            <w:tcW w:w="1186" w:type="dxa"/>
          </w:tcPr>
          <w:p w14:paraId="233DA51E" w14:textId="77777777" w:rsidR="003A2BA2" w:rsidRPr="00EE75EB" w:rsidRDefault="003A2BA2" w:rsidP="00CF2088">
            <w:pPr>
              <w:rPr>
                <w:rFonts w:cs="Times New Roman"/>
                <w:spacing w:val="10"/>
              </w:rPr>
            </w:pPr>
          </w:p>
        </w:tc>
      </w:tr>
    </w:tbl>
    <w:p w14:paraId="16423340" w14:textId="64634EA1" w:rsidR="003A2BA2" w:rsidRPr="00EE75EB" w:rsidRDefault="003A2BA2" w:rsidP="00CF2088">
      <w:pPr>
        <w:rPr>
          <w:rFonts w:cs="Times New Roman"/>
          <w:b/>
          <w:iCs/>
          <w:spacing w:val="10"/>
        </w:rPr>
      </w:pPr>
      <w:r w:rsidRPr="00EE75EB">
        <w:rPr>
          <w:rFonts w:cs="Times New Roman"/>
          <w:b/>
          <w:iCs/>
          <w:spacing w:val="10"/>
        </w:rPr>
        <w:t>Tuầ</w:t>
      </w:r>
      <w:r w:rsidR="0012554F">
        <w:rPr>
          <w:rFonts w:cs="Times New Roman"/>
          <w:b/>
          <w:iCs/>
          <w:spacing w:val="10"/>
        </w:rPr>
        <w:t>n 1</w:t>
      </w:r>
      <w:r w:rsidR="00953B1C">
        <w:rPr>
          <w:rFonts w:cs="Times New Roman"/>
          <w:b/>
          <w:iCs/>
          <w:spacing w:val="10"/>
        </w:rPr>
        <w:t>1</w:t>
      </w:r>
      <w:r w:rsidRPr="00EE75EB">
        <w:rPr>
          <w:rFonts w:cs="Times New Roman"/>
          <w:b/>
          <w:iCs/>
          <w:spacing w:val="10"/>
        </w:rPr>
        <w:t>: Nộ</w:t>
      </w:r>
      <w:r w:rsidR="0012554F">
        <w:rPr>
          <w:rFonts w:cs="Times New Roman"/>
          <w:b/>
          <w:iCs/>
          <w:spacing w:val="10"/>
        </w:rPr>
        <w:t>i dung 9</w:t>
      </w:r>
    </w:p>
    <w:tbl>
      <w:tblPr>
        <w:tblW w:w="987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8"/>
        <w:gridCol w:w="1330"/>
        <w:gridCol w:w="3212"/>
        <w:gridCol w:w="2205"/>
        <w:gridCol w:w="1186"/>
      </w:tblGrid>
      <w:tr w:rsidR="007C2FD7" w:rsidRPr="00EE75EB" w14:paraId="5D749AA0" w14:textId="77777777" w:rsidTr="00FA32A2">
        <w:tc>
          <w:tcPr>
            <w:tcW w:w="1938" w:type="dxa"/>
            <w:vAlign w:val="center"/>
          </w:tcPr>
          <w:p w14:paraId="04B4EC7B" w14:textId="77777777" w:rsidR="003A2BA2" w:rsidRPr="00EE75EB" w:rsidRDefault="003A2BA2" w:rsidP="00CF2088">
            <w:pPr>
              <w:jc w:val="center"/>
              <w:rPr>
                <w:rFonts w:cs="Times New Roman"/>
                <w:b/>
                <w:spacing w:val="10"/>
              </w:rPr>
            </w:pPr>
            <w:r w:rsidRPr="00EE75EB">
              <w:rPr>
                <w:rFonts w:cs="Times New Roman"/>
                <w:b/>
                <w:spacing w:val="10"/>
              </w:rPr>
              <w:t>Hình thức tổ chức dạy học</w:t>
            </w:r>
          </w:p>
        </w:tc>
        <w:tc>
          <w:tcPr>
            <w:tcW w:w="1330" w:type="dxa"/>
            <w:vAlign w:val="center"/>
          </w:tcPr>
          <w:p w14:paraId="2BE0D013" w14:textId="77777777" w:rsidR="003A2BA2" w:rsidRPr="00EE75EB" w:rsidRDefault="003A2BA2" w:rsidP="00CF2088">
            <w:pPr>
              <w:jc w:val="center"/>
              <w:rPr>
                <w:rFonts w:cs="Times New Roman"/>
                <w:b/>
                <w:spacing w:val="10"/>
              </w:rPr>
            </w:pPr>
            <w:r w:rsidRPr="00EE75EB">
              <w:rPr>
                <w:rFonts w:cs="Times New Roman"/>
                <w:b/>
                <w:spacing w:val="10"/>
              </w:rPr>
              <w:t>Thời gian</w:t>
            </w:r>
          </w:p>
          <w:p w14:paraId="6A9B34E1" w14:textId="77777777" w:rsidR="003A2BA2" w:rsidRPr="00EE75EB" w:rsidRDefault="003A2BA2" w:rsidP="00CF2088">
            <w:pPr>
              <w:jc w:val="center"/>
              <w:rPr>
                <w:rFonts w:cs="Times New Roman"/>
                <w:i/>
                <w:spacing w:val="10"/>
                <w:sz w:val="20"/>
                <w:szCs w:val="20"/>
              </w:rPr>
            </w:pPr>
            <w:r w:rsidRPr="00EE75EB">
              <w:rPr>
                <w:rFonts w:cs="Times New Roman"/>
                <w:i/>
                <w:spacing w:val="10"/>
                <w:sz w:val="20"/>
                <w:szCs w:val="20"/>
              </w:rPr>
              <w:t>(tiết TC)</w:t>
            </w:r>
          </w:p>
        </w:tc>
        <w:tc>
          <w:tcPr>
            <w:tcW w:w="3212" w:type="dxa"/>
            <w:vAlign w:val="center"/>
          </w:tcPr>
          <w:p w14:paraId="5F487C9E" w14:textId="77777777" w:rsidR="003A2BA2" w:rsidRPr="00EE75EB" w:rsidRDefault="003A2BA2" w:rsidP="00CF2088">
            <w:pPr>
              <w:jc w:val="center"/>
              <w:rPr>
                <w:rFonts w:cs="Times New Roman"/>
                <w:b/>
                <w:spacing w:val="10"/>
              </w:rPr>
            </w:pPr>
            <w:r w:rsidRPr="00EE75EB">
              <w:rPr>
                <w:rFonts w:cs="Times New Roman"/>
                <w:b/>
                <w:spacing w:val="10"/>
              </w:rPr>
              <w:t>Nội dung chính</w:t>
            </w:r>
          </w:p>
        </w:tc>
        <w:tc>
          <w:tcPr>
            <w:tcW w:w="2205" w:type="dxa"/>
            <w:vAlign w:val="center"/>
          </w:tcPr>
          <w:p w14:paraId="7AE1B447" w14:textId="77777777" w:rsidR="003A2BA2" w:rsidRPr="00EE75EB" w:rsidRDefault="003A2BA2" w:rsidP="00CF2088">
            <w:pPr>
              <w:jc w:val="center"/>
              <w:rPr>
                <w:rFonts w:cs="Times New Roman"/>
                <w:b/>
                <w:spacing w:val="10"/>
              </w:rPr>
            </w:pPr>
            <w:r w:rsidRPr="00EE75EB">
              <w:rPr>
                <w:rFonts w:cs="Times New Roman"/>
                <w:b/>
                <w:spacing w:val="10"/>
              </w:rPr>
              <w:t xml:space="preserve">Yêu cầu đối với </w:t>
            </w:r>
            <w:r w:rsidRPr="00EE75EB">
              <w:rPr>
                <w:rFonts w:cs="Times New Roman"/>
                <w:b/>
                <w:spacing w:val="10"/>
              </w:rPr>
              <w:br/>
              <w:t>sinh viên</w:t>
            </w:r>
          </w:p>
        </w:tc>
        <w:tc>
          <w:tcPr>
            <w:tcW w:w="1186" w:type="dxa"/>
            <w:vAlign w:val="center"/>
          </w:tcPr>
          <w:p w14:paraId="3FCE03CD" w14:textId="77777777" w:rsidR="003A2BA2" w:rsidRPr="00EE75EB" w:rsidRDefault="003A2BA2" w:rsidP="00CF2088">
            <w:pPr>
              <w:jc w:val="center"/>
              <w:rPr>
                <w:rFonts w:cs="Times New Roman"/>
                <w:b/>
                <w:spacing w:val="10"/>
              </w:rPr>
            </w:pPr>
            <w:r w:rsidRPr="00EE75EB">
              <w:rPr>
                <w:rFonts w:cs="Times New Roman"/>
                <w:b/>
                <w:spacing w:val="10"/>
              </w:rPr>
              <w:t>Ghi chú</w:t>
            </w:r>
          </w:p>
        </w:tc>
      </w:tr>
      <w:tr w:rsidR="007C2FD7" w:rsidRPr="00EE75EB" w14:paraId="107572CA" w14:textId="77777777" w:rsidTr="00586D5D">
        <w:tc>
          <w:tcPr>
            <w:tcW w:w="1938" w:type="dxa"/>
            <w:vAlign w:val="center"/>
          </w:tcPr>
          <w:p w14:paraId="5D5CCD15" w14:textId="77777777" w:rsidR="003A2BA2" w:rsidRPr="00EE75EB" w:rsidRDefault="003A2BA2" w:rsidP="00CF2088">
            <w:pPr>
              <w:jc w:val="center"/>
              <w:rPr>
                <w:rFonts w:cs="Times New Roman"/>
                <w:spacing w:val="10"/>
              </w:rPr>
            </w:pPr>
            <w:r w:rsidRPr="00EE75EB">
              <w:rPr>
                <w:rFonts w:cs="Times New Roman"/>
                <w:spacing w:val="10"/>
              </w:rPr>
              <w:t>Lý thuyết</w:t>
            </w:r>
          </w:p>
        </w:tc>
        <w:tc>
          <w:tcPr>
            <w:tcW w:w="1330" w:type="dxa"/>
            <w:vAlign w:val="center"/>
          </w:tcPr>
          <w:p w14:paraId="4C347A1E" w14:textId="77777777" w:rsidR="003A2BA2" w:rsidRPr="00EE75EB" w:rsidRDefault="003A2BA2" w:rsidP="00CF2088">
            <w:pPr>
              <w:jc w:val="center"/>
              <w:rPr>
                <w:rFonts w:cs="Times New Roman"/>
                <w:spacing w:val="10"/>
              </w:rPr>
            </w:pPr>
            <w:r w:rsidRPr="00EE75EB">
              <w:rPr>
                <w:rFonts w:cs="Times New Roman"/>
                <w:spacing w:val="10"/>
              </w:rPr>
              <w:t>2</w:t>
            </w:r>
          </w:p>
        </w:tc>
        <w:tc>
          <w:tcPr>
            <w:tcW w:w="3212" w:type="dxa"/>
            <w:vAlign w:val="center"/>
          </w:tcPr>
          <w:p w14:paraId="143DA26C" w14:textId="6FE7B8D1" w:rsidR="003A2BA2" w:rsidRPr="00EE75EB" w:rsidRDefault="003A2BA2" w:rsidP="00586D5D">
            <w:pPr>
              <w:pStyle w:val="ListParagraph"/>
              <w:numPr>
                <w:ilvl w:val="0"/>
                <w:numId w:val="3"/>
              </w:numPr>
              <w:spacing w:before="0" w:after="0"/>
              <w:ind w:left="242" w:hanging="224"/>
              <w:jc w:val="left"/>
              <w:rPr>
                <w:rFonts w:cs="Times New Roman"/>
                <w:spacing w:val="10"/>
              </w:rPr>
            </w:pPr>
            <w:r w:rsidRPr="00EE75EB">
              <w:rPr>
                <w:rFonts w:cs="Times New Roman"/>
              </w:rPr>
              <w:t xml:space="preserve">Giới thiệu </w:t>
            </w:r>
            <w:r w:rsidR="00954DE3">
              <w:rPr>
                <w:rFonts w:cs="Times New Roman"/>
              </w:rPr>
              <w:t>và phương pháp lập trình Shader</w:t>
            </w:r>
          </w:p>
        </w:tc>
        <w:tc>
          <w:tcPr>
            <w:tcW w:w="2205" w:type="dxa"/>
          </w:tcPr>
          <w:p w14:paraId="1B8CD4B1" w14:textId="44EB737F" w:rsidR="003A2BA2" w:rsidRPr="00EE75EB" w:rsidRDefault="003A2BA2" w:rsidP="00954DE3">
            <w:pPr>
              <w:rPr>
                <w:rFonts w:cs="Times New Roman"/>
                <w:spacing w:val="10"/>
              </w:rPr>
            </w:pPr>
            <w:r w:rsidRPr="00EE75EB">
              <w:rPr>
                <w:rFonts w:cs="Times New Roman"/>
                <w:spacing w:val="10"/>
              </w:rPr>
              <w:t xml:space="preserve">Đọc chương </w:t>
            </w:r>
            <w:r w:rsidR="00954DE3">
              <w:rPr>
                <w:rFonts w:cs="Times New Roman"/>
                <w:spacing w:val="10"/>
              </w:rPr>
              <w:t>4</w:t>
            </w:r>
          </w:p>
        </w:tc>
        <w:tc>
          <w:tcPr>
            <w:tcW w:w="1186" w:type="dxa"/>
          </w:tcPr>
          <w:p w14:paraId="04C83A69" w14:textId="77777777" w:rsidR="003A2BA2" w:rsidRPr="00EE75EB" w:rsidRDefault="003A2BA2" w:rsidP="00CF2088">
            <w:pPr>
              <w:rPr>
                <w:rFonts w:cs="Times New Roman"/>
                <w:spacing w:val="10"/>
              </w:rPr>
            </w:pPr>
          </w:p>
        </w:tc>
      </w:tr>
      <w:tr w:rsidR="00954DE3" w:rsidRPr="00EE75EB" w14:paraId="55CEE939" w14:textId="77777777" w:rsidTr="00586D5D">
        <w:tc>
          <w:tcPr>
            <w:tcW w:w="1938" w:type="dxa"/>
            <w:vAlign w:val="center"/>
          </w:tcPr>
          <w:p w14:paraId="2EF421AD" w14:textId="77777777" w:rsidR="00954DE3" w:rsidRPr="00EE75EB" w:rsidRDefault="00954DE3" w:rsidP="00CF2088">
            <w:pPr>
              <w:jc w:val="center"/>
              <w:rPr>
                <w:rFonts w:cs="Times New Roman"/>
                <w:spacing w:val="10"/>
              </w:rPr>
            </w:pPr>
            <w:r w:rsidRPr="00EE75EB">
              <w:rPr>
                <w:rFonts w:cs="Times New Roman"/>
                <w:spacing w:val="10"/>
              </w:rPr>
              <w:t>Thực hành</w:t>
            </w:r>
          </w:p>
        </w:tc>
        <w:tc>
          <w:tcPr>
            <w:tcW w:w="1330" w:type="dxa"/>
            <w:vAlign w:val="center"/>
          </w:tcPr>
          <w:p w14:paraId="66BCB573" w14:textId="35E525E5" w:rsidR="00954DE3" w:rsidRPr="00EE75EB" w:rsidRDefault="00954DE3" w:rsidP="00CF2088">
            <w:pPr>
              <w:jc w:val="center"/>
              <w:rPr>
                <w:rFonts w:cs="Times New Roman"/>
                <w:spacing w:val="10"/>
              </w:rPr>
            </w:pPr>
            <w:r>
              <w:rPr>
                <w:rFonts w:cs="Times New Roman"/>
                <w:spacing w:val="10"/>
              </w:rPr>
              <w:t>2</w:t>
            </w:r>
          </w:p>
        </w:tc>
        <w:tc>
          <w:tcPr>
            <w:tcW w:w="3212" w:type="dxa"/>
            <w:vAlign w:val="center"/>
          </w:tcPr>
          <w:p w14:paraId="7089E12E" w14:textId="0114BCB5" w:rsidR="00954DE3" w:rsidRPr="00954DE3" w:rsidRDefault="00954DE3" w:rsidP="00586D5D">
            <w:pPr>
              <w:pStyle w:val="ListParagraph"/>
              <w:numPr>
                <w:ilvl w:val="0"/>
                <w:numId w:val="3"/>
              </w:numPr>
              <w:ind w:left="224" w:hanging="224"/>
              <w:jc w:val="left"/>
              <w:rPr>
                <w:rFonts w:cs="Times New Roman"/>
              </w:rPr>
            </w:pPr>
            <w:r w:rsidRPr="00954DE3">
              <w:rPr>
                <w:rFonts w:cs="Times New Roman"/>
              </w:rPr>
              <w:t>Thực</w:t>
            </w:r>
            <w:r>
              <w:rPr>
                <w:rFonts w:cs="Times New Roman"/>
              </w:rPr>
              <w:t xml:space="preserve"> hành lập trình các loại Shader cơ bản</w:t>
            </w:r>
          </w:p>
        </w:tc>
        <w:tc>
          <w:tcPr>
            <w:tcW w:w="2205" w:type="dxa"/>
          </w:tcPr>
          <w:p w14:paraId="74908AD5" w14:textId="135753E2" w:rsidR="00954DE3" w:rsidRPr="00EE75EB" w:rsidRDefault="00954DE3" w:rsidP="00CF2088">
            <w:pPr>
              <w:rPr>
                <w:rFonts w:cs="Times New Roman"/>
                <w:spacing w:val="10"/>
              </w:rPr>
            </w:pPr>
            <w:r>
              <w:rPr>
                <w:rFonts w:cs="Times New Roman"/>
                <w:spacing w:val="10"/>
              </w:rPr>
              <w:t>Có máy tính, đ</w:t>
            </w:r>
            <w:r w:rsidRPr="00CA6FFD">
              <w:rPr>
                <w:rFonts w:cs="Times New Roman"/>
                <w:spacing w:val="10"/>
              </w:rPr>
              <w:t>ọc tài liệu hướng dẫn thực hành</w:t>
            </w:r>
          </w:p>
        </w:tc>
        <w:tc>
          <w:tcPr>
            <w:tcW w:w="1186" w:type="dxa"/>
          </w:tcPr>
          <w:p w14:paraId="682B0796" w14:textId="77777777" w:rsidR="00954DE3" w:rsidRPr="00EE75EB" w:rsidRDefault="00954DE3" w:rsidP="00CF2088">
            <w:pPr>
              <w:rPr>
                <w:rFonts w:cs="Times New Roman"/>
                <w:spacing w:val="10"/>
              </w:rPr>
            </w:pPr>
          </w:p>
        </w:tc>
      </w:tr>
    </w:tbl>
    <w:p w14:paraId="15DD412F" w14:textId="4A3AEC4A" w:rsidR="003A2BA2" w:rsidRPr="00EE75EB" w:rsidRDefault="003A2BA2" w:rsidP="00CF2088">
      <w:pPr>
        <w:rPr>
          <w:rFonts w:cs="Times New Roman"/>
          <w:b/>
          <w:iCs/>
          <w:spacing w:val="10"/>
        </w:rPr>
      </w:pPr>
      <w:r w:rsidRPr="00EE75EB">
        <w:rPr>
          <w:rFonts w:cs="Times New Roman"/>
          <w:b/>
          <w:iCs/>
          <w:spacing w:val="10"/>
        </w:rPr>
        <w:t>Tuầ</w:t>
      </w:r>
      <w:r w:rsidR="0012554F">
        <w:rPr>
          <w:rFonts w:cs="Times New Roman"/>
          <w:b/>
          <w:iCs/>
          <w:spacing w:val="10"/>
        </w:rPr>
        <w:t>n 1</w:t>
      </w:r>
      <w:r w:rsidR="00953B1C">
        <w:rPr>
          <w:rFonts w:cs="Times New Roman"/>
          <w:b/>
          <w:iCs/>
          <w:spacing w:val="10"/>
        </w:rPr>
        <w:t>2</w:t>
      </w:r>
      <w:r w:rsidRPr="00EE75EB">
        <w:rPr>
          <w:rFonts w:cs="Times New Roman"/>
          <w:b/>
          <w:iCs/>
          <w:spacing w:val="10"/>
        </w:rPr>
        <w:t>: Nộ</w:t>
      </w:r>
      <w:r w:rsidR="0012554F">
        <w:rPr>
          <w:rFonts w:cs="Times New Roman"/>
          <w:b/>
          <w:iCs/>
          <w:spacing w:val="10"/>
        </w:rPr>
        <w:t>i dung 10</w:t>
      </w:r>
    </w:p>
    <w:tbl>
      <w:tblPr>
        <w:tblW w:w="987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8"/>
        <w:gridCol w:w="1330"/>
        <w:gridCol w:w="3122"/>
        <w:gridCol w:w="2295"/>
        <w:gridCol w:w="1186"/>
      </w:tblGrid>
      <w:tr w:rsidR="007C2FD7" w:rsidRPr="00EE75EB" w14:paraId="668D0816" w14:textId="77777777" w:rsidTr="00FA32A2">
        <w:tc>
          <w:tcPr>
            <w:tcW w:w="1938" w:type="dxa"/>
            <w:vAlign w:val="center"/>
          </w:tcPr>
          <w:p w14:paraId="641A5B19" w14:textId="77777777" w:rsidR="003A2BA2" w:rsidRPr="00EE75EB" w:rsidRDefault="003A2BA2" w:rsidP="00CF2088">
            <w:pPr>
              <w:jc w:val="center"/>
              <w:rPr>
                <w:rFonts w:cs="Times New Roman"/>
                <w:b/>
                <w:spacing w:val="10"/>
              </w:rPr>
            </w:pPr>
            <w:r w:rsidRPr="00EE75EB">
              <w:rPr>
                <w:rFonts w:cs="Times New Roman"/>
                <w:b/>
                <w:spacing w:val="10"/>
              </w:rPr>
              <w:t>Hình thức tổ chức dạy học</w:t>
            </w:r>
          </w:p>
        </w:tc>
        <w:tc>
          <w:tcPr>
            <w:tcW w:w="1330" w:type="dxa"/>
            <w:vAlign w:val="center"/>
          </w:tcPr>
          <w:p w14:paraId="6225C2AB" w14:textId="77777777" w:rsidR="003A2BA2" w:rsidRPr="00EE75EB" w:rsidRDefault="003A2BA2" w:rsidP="00CF2088">
            <w:pPr>
              <w:jc w:val="center"/>
              <w:rPr>
                <w:rFonts w:cs="Times New Roman"/>
                <w:b/>
                <w:spacing w:val="10"/>
              </w:rPr>
            </w:pPr>
            <w:r w:rsidRPr="00EE75EB">
              <w:rPr>
                <w:rFonts w:cs="Times New Roman"/>
                <w:b/>
                <w:spacing w:val="10"/>
              </w:rPr>
              <w:t>Thời gian</w:t>
            </w:r>
          </w:p>
          <w:p w14:paraId="5DAA0C3C" w14:textId="77777777" w:rsidR="003A2BA2" w:rsidRPr="00EE75EB" w:rsidRDefault="003A2BA2" w:rsidP="00CF2088">
            <w:pPr>
              <w:jc w:val="center"/>
              <w:rPr>
                <w:rFonts w:cs="Times New Roman"/>
                <w:i/>
                <w:spacing w:val="10"/>
                <w:sz w:val="20"/>
                <w:szCs w:val="20"/>
              </w:rPr>
            </w:pPr>
            <w:r w:rsidRPr="00EE75EB">
              <w:rPr>
                <w:rFonts w:cs="Times New Roman"/>
                <w:i/>
                <w:spacing w:val="10"/>
                <w:sz w:val="20"/>
                <w:szCs w:val="20"/>
              </w:rPr>
              <w:t>(tiết TC)</w:t>
            </w:r>
          </w:p>
        </w:tc>
        <w:tc>
          <w:tcPr>
            <w:tcW w:w="3122" w:type="dxa"/>
            <w:vAlign w:val="center"/>
          </w:tcPr>
          <w:p w14:paraId="5FA44C23" w14:textId="77777777" w:rsidR="003A2BA2" w:rsidRPr="00EE75EB" w:rsidRDefault="003A2BA2" w:rsidP="00CF2088">
            <w:pPr>
              <w:jc w:val="center"/>
              <w:rPr>
                <w:rFonts w:cs="Times New Roman"/>
                <w:b/>
                <w:spacing w:val="10"/>
              </w:rPr>
            </w:pPr>
            <w:r w:rsidRPr="00EE75EB">
              <w:rPr>
                <w:rFonts w:cs="Times New Roman"/>
                <w:b/>
                <w:spacing w:val="10"/>
              </w:rPr>
              <w:t>Nội dung chính</w:t>
            </w:r>
          </w:p>
        </w:tc>
        <w:tc>
          <w:tcPr>
            <w:tcW w:w="2295" w:type="dxa"/>
            <w:vAlign w:val="center"/>
          </w:tcPr>
          <w:p w14:paraId="3D09BB99" w14:textId="77777777" w:rsidR="003A2BA2" w:rsidRPr="00EE75EB" w:rsidRDefault="003A2BA2" w:rsidP="00CF2088">
            <w:pPr>
              <w:jc w:val="center"/>
              <w:rPr>
                <w:rFonts w:cs="Times New Roman"/>
                <w:b/>
                <w:spacing w:val="10"/>
              </w:rPr>
            </w:pPr>
            <w:r w:rsidRPr="00EE75EB">
              <w:rPr>
                <w:rFonts w:cs="Times New Roman"/>
                <w:b/>
                <w:spacing w:val="10"/>
              </w:rPr>
              <w:t xml:space="preserve">Yêu cầu đối với </w:t>
            </w:r>
            <w:r w:rsidRPr="00EE75EB">
              <w:rPr>
                <w:rFonts w:cs="Times New Roman"/>
                <w:b/>
                <w:spacing w:val="10"/>
              </w:rPr>
              <w:br/>
              <w:t>sinh viên</w:t>
            </w:r>
          </w:p>
        </w:tc>
        <w:tc>
          <w:tcPr>
            <w:tcW w:w="1186" w:type="dxa"/>
            <w:vAlign w:val="center"/>
          </w:tcPr>
          <w:p w14:paraId="396EB11A" w14:textId="77777777" w:rsidR="003A2BA2" w:rsidRPr="00EE75EB" w:rsidRDefault="003A2BA2" w:rsidP="00CF2088">
            <w:pPr>
              <w:jc w:val="center"/>
              <w:rPr>
                <w:rFonts w:cs="Times New Roman"/>
                <w:b/>
                <w:spacing w:val="10"/>
              </w:rPr>
            </w:pPr>
            <w:r w:rsidRPr="00EE75EB">
              <w:rPr>
                <w:rFonts w:cs="Times New Roman"/>
                <w:b/>
                <w:spacing w:val="10"/>
              </w:rPr>
              <w:t>Ghi chú</w:t>
            </w:r>
          </w:p>
        </w:tc>
      </w:tr>
      <w:tr w:rsidR="00586D5D" w:rsidRPr="00EE75EB" w14:paraId="345EE2C7" w14:textId="77777777" w:rsidTr="00586D5D">
        <w:tc>
          <w:tcPr>
            <w:tcW w:w="1938" w:type="dxa"/>
            <w:vAlign w:val="center"/>
          </w:tcPr>
          <w:p w14:paraId="4B7C256F" w14:textId="369EE1CD" w:rsidR="00586D5D" w:rsidRPr="00EE75EB" w:rsidRDefault="00586D5D" w:rsidP="00CF2088">
            <w:pPr>
              <w:jc w:val="center"/>
              <w:rPr>
                <w:rFonts w:cs="Times New Roman"/>
                <w:spacing w:val="10"/>
              </w:rPr>
            </w:pPr>
            <w:r w:rsidRPr="00EE75EB">
              <w:rPr>
                <w:rFonts w:cs="Times New Roman"/>
                <w:spacing w:val="10"/>
              </w:rPr>
              <w:t>Lý thuyết</w:t>
            </w:r>
          </w:p>
        </w:tc>
        <w:tc>
          <w:tcPr>
            <w:tcW w:w="1330" w:type="dxa"/>
            <w:vAlign w:val="center"/>
          </w:tcPr>
          <w:p w14:paraId="74B4ED4F" w14:textId="007FD5B6" w:rsidR="00586D5D" w:rsidRPr="00EE75EB" w:rsidRDefault="00586D5D" w:rsidP="00CF2088">
            <w:pPr>
              <w:jc w:val="center"/>
              <w:rPr>
                <w:rFonts w:cs="Times New Roman"/>
                <w:spacing w:val="10"/>
              </w:rPr>
            </w:pPr>
            <w:r w:rsidRPr="00EE75EB">
              <w:rPr>
                <w:rFonts w:cs="Times New Roman"/>
                <w:spacing w:val="10"/>
              </w:rPr>
              <w:t>2</w:t>
            </w:r>
          </w:p>
        </w:tc>
        <w:tc>
          <w:tcPr>
            <w:tcW w:w="3122" w:type="dxa"/>
            <w:vAlign w:val="center"/>
          </w:tcPr>
          <w:p w14:paraId="43365A85" w14:textId="77777777" w:rsidR="00586D5D" w:rsidRPr="00EE75EB" w:rsidRDefault="00586D5D" w:rsidP="00586D5D">
            <w:pPr>
              <w:pStyle w:val="ListParagraph"/>
              <w:numPr>
                <w:ilvl w:val="0"/>
                <w:numId w:val="3"/>
              </w:numPr>
              <w:spacing w:before="0" w:after="0"/>
              <w:ind w:left="242" w:hanging="224"/>
              <w:jc w:val="left"/>
              <w:rPr>
                <w:rFonts w:cs="Times New Roman"/>
                <w:spacing w:val="10"/>
              </w:rPr>
            </w:pPr>
            <w:r w:rsidRPr="00EE75EB">
              <w:rPr>
                <w:rFonts w:cs="Times New Roman"/>
                <w:lang w:val="vi-VN"/>
              </w:rPr>
              <w:t>Giới thiệ</w:t>
            </w:r>
            <w:r w:rsidRPr="00EE75EB">
              <w:rPr>
                <w:rFonts w:cs="Times New Roman"/>
              </w:rPr>
              <w:t>u về kết xuất tự nhiên</w:t>
            </w:r>
          </w:p>
          <w:p w14:paraId="173B6B06" w14:textId="77777777" w:rsidR="00586D5D" w:rsidRPr="00EE75EB" w:rsidRDefault="00586D5D" w:rsidP="00586D5D">
            <w:pPr>
              <w:pStyle w:val="ListParagraph"/>
              <w:numPr>
                <w:ilvl w:val="0"/>
                <w:numId w:val="3"/>
              </w:numPr>
              <w:spacing w:before="0" w:after="0"/>
              <w:ind w:left="242" w:hanging="224"/>
              <w:jc w:val="left"/>
              <w:rPr>
                <w:rFonts w:cs="Times New Roman"/>
                <w:spacing w:val="10"/>
              </w:rPr>
            </w:pPr>
            <w:r w:rsidRPr="00EE75EB">
              <w:rPr>
                <w:rFonts w:cs="Times New Roman"/>
              </w:rPr>
              <w:t>Kết xuất bầu trời</w:t>
            </w:r>
          </w:p>
          <w:p w14:paraId="5D8587CA" w14:textId="77777777" w:rsidR="00586D5D" w:rsidRPr="00EE75EB" w:rsidRDefault="00586D5D" w:rsidP="00586D5D">
            <w:pPr>
              <w:pStyle w:val="ListParagraph"/>
              <w:numPr>
                <w:ilvl w:val="0"/>
                <w:numId w:val="3"/>
              </w:numPr>
              <w:spacing w:before="0" w:after="0"/>
              <w:ind w:left="242" w:hanging="224"/>
              <w:jc w:val="left"/>
              <w:rPr>
                <w:rFonts w:cs="Times New Roman"/>
                <w:spacing w:val="10"/>
              </w:rPr>
            </w:pPr>
            <w:r w:rsidRPr="00EE75EB">
              <w:rPr>
                <w:rFonts w:cs="Times New Roman"/>
              </w:rPr>
              <w:t>Kết xuất địa hình</w:t>
            </w:r>
          </w:p>
          <w:p w14:paraId="2BDD98A2" w14:textId="34FA8FCC" w:rsidR="00586D5D" w:rsidRPr="00586D5D" w:rsidRDefault="00586D5D" w:rsidP="00586D5D">
            <w:pPr>
              <w:pStyle w:val="ListParagraph"/>
              <w:numPr>
                <w:ilvl w:val="0"/>
                <w:numId w:val="3"/>
              </w:numPr>
              <w:spacing w:before="0" w:after="0"/>
              <w:ind w:left="242" w:hanging="224"/>
              <w:jc w:val="left"/>
              <w:rPr>
                <w:rFonts w:cs="Times New Roman"/>
                <w:spacing w:val="10"/>
              </w:rPr>
            </w:pPr>
            <w:r w:rsidRPr="00EE75EB">
              <w:rPr>
                <w:rFonts w:cs="Times New Roman"/>
              </w:rPr>
              <w:t xml:space="preserve">Kết xuất nước </w:t>
            </w:r>
          </w:p>
        </w:tc>
        <w:tc>
          <w:tcPr>
            <w:tcW w:w="2295" w:type="dxa"/>
          </w:tcPr>
          <w:p w14:paraId="6F354DD3" w14:textId="789B167A" w:rsidR="00586D5D" w:rsidRPr="00EE75EB" w:rsidRDefault="00586D5D" w:rsidP="00586D5D">
            <w:pPr>
              <w:rPr>
                <w:rFonts w:cs="Times New Roman"/>
                <w:spacing w:val="10"/>
              </w:rPr>
            </w:pPr>
            <w:r w:rsidRPr="00EE75EB">
              <w:rPr>
                <w:rFonts w:cs="Times New Roman"/>
                <w:spacing w:val="10"/>
              </w:rPr>
              <w:t xml:space="preserve">Đọc chương </w:t>
            </w:r>
            <w:r>
              <w:rPr>
                <w:rFonts w:cs="Times New Roman"/>
                <w:spacing w:val="10"/>
              </w:rPr>
              <w:t>5</w:t>
            </w:r>
          </w:p>
        </w:tc>
        <w:tc>
          <w:tcPr>
            <w:tcW w:w="1186" w:type="dxa"/>
          </w:tcPr>
          <w:p w14:paraId="6AF782B9" w14:textId="77777777" w:rsidR="00586D5D" w:rsidRPr="00EE75EB" w:rsidRDefault="00586D5D" w:rsidP="00CF2088">
            <w:pPr>
              <w:rPr>
                <w:rFonts w:cs="Times New Roman"/>
                <w:spacing w:val="10"/>
              </w:rPr>
            </w:pPr>
          </w:p>
        </w:tc>
      </w:tr>
      <w:tr w:rsidR="00586D5D" w:rsidRPr="00EE75EB" w14:paraId="1B851A3E" w14:textId="77777777" w:rsidTr="00586D5D">
        <w:tc>
          <w:tcPr>
            <w:tcW w:w="1938" w:type="dxa"/>
            <w:vAlign w:val="center"/>
          </w:tcPr>
          <w:p w14:paraId="6B92EEE7" w14:textId="11C15865" w:rsidR="00586D5D" w:rsidRPr="00EE75EB" w:rsidRDefault="00586D5D" w:rsidP="00CF2088">
            <w:pPr>
              <w:jc w:val="center"/>
              <w:rPr>
                <w:rFonts w:cs="Times New Roman"/>
                <w:spacing w:val="10"/>
              </w:rPr>
            </w:pPr>
            <w:r w:rsidRPr="00EE75EB">
              <w:rPr>
                <w:rFonts w:cs="Times New Roman"/>
                <w:spacing w:val="10"/>
              </w:rPr>
              <w:t>Thực hành</w:t>
            </w:r>
          </w:p>
        </w:tc>
        <w:tc>
          <w:tcPr>
            <w:tcW w:w="1330" w:type="dxa"/>
            <w:vAlign w:val="center"/>
          </w:tcPr>
          <w:p w14:paraId="7EE3F64C" w14:textId="4168D3A3" w:rsidR="00586D5D" w:rsidRPr="00EE75EB" w:rsidRDefault="00586D5D" w:rsidP="00CF2088">
            <w:pPr>
              <w:jc w:val="center"/>
              <w:rPr>
                <w:rFonts w:cs="Times New Roman"/>
                <w:spacing w:val="10"/>
              </w:rPr>
            </w:pPr>
            <w:r w:rsidRPr="00EE75EB">
              <w:rPr>
                <w:rFonts w:cs="Times New Roman"/>
                <w:spacing w:val="10"/>
              </w:rPr>
              <w:t>2</w:t>
            </w:r>
          </w:p>
        </w:tc>
        <w:tc>
          <w:tcPr>
            <w:tcW w:w="3122" w:type="dxa"/>
            <w:vAlign w:val="center"/>
          </w:tcPr>
          <w:p w14:paraId="0A6CAE7C" w14:textId="7A5F819A" w:rsidR="00586D5D" w:rsidRPr="00586D5D" w:rsidRDefault="00586D5D" w:rsidP="00586D5D">
            <w:pPr>
              <w:spacing w:before="0" w:after="0"/>
              <w:jc w:val="left"/>
              <w:rPr>
                <w:rFonts w:cs="Times New Roman"/>
              </w:rPr>
            </w:pPr>
            <w:r w:rsidRPr="00586D5D">
              <w:rPr>
                <w:rFonts w:cs="Times New Roman"/>
              </w:rPr>
              <w:t>- Xây dựng kết xuất tự</w:t>
            </w:r>
            <w:r>
              <w:rPr>
                <w:rFonts w:cs="Times New Roman"/>
              </w:rPr>
              <w:t xml:space="preserve"> nhiên thông qua Shader</w:t>
            </w:r>
          </w:p>
        </w:tc>
        <w:tc>
          <w:tcPr>
            <w:tcW w:w="2295" w:type="dxa"/>
          </w:tcPr>
          <w:p w14:paraId="066E7BAE" w14:textId="6E238692" w:rsidR="00586D5D" w:rsidRPr="00EE75EB" w:rsidRDefault="00586D5D" w:rsidP="00CF2088">
            <w:pPr>
              <w:rPr>
                <w:rFonts w:cs="Times New Roman"/>
                <w:spacing w:val="10"/>
              </w:rPr>
            </w:pPr>
            <w:r>
              <w:rPr>
                <w:rFonts w:cs="Times New Roman"/>
                <w:spacing w:val="10"/>
              </w:rPr>
              <w:t>Có máy tính, đ</w:t>
            </w:r>
            <w:r w:rsidRPr="00CA6FFD">
              <w:rPr>
                <w:rFonts w:cs="Times New Roman"/>
                <w:spacing w:val="10"/>
              </w:rPr>
              <w:t>ọc tài liệu hướng dẫn thực hành</w:t>
            </w:r>
          </w:p>
        </w:tc>
        <w:tc>
          <w:tcPr>
            <w:tcW w:w="1186" w:type="dxa"/>
          </w:tcPr>
          <w:p w14:paraId="578B7144" w14:textId="77777777" w:rsidR="00586D5D" w:rsidRPr="00EE75EB" w:rsidRDefault="00586D5D" w:rsidP="00CF2088">
            <w:pPr>
              <w:rPr>
                <w:rFonts w:cs="Times New Roman"/>
                <w:spacing w:val="10"/>
              </w:rPr>
            </w:pPr>
          </w:p>
        </w:tc>
      </w:tr>
    </w:tbl>
    <w:p w14:paraId="03FE2E07" w14:textId="5D953FE5" w:rsidR="0012554F" w:rsidRPr="00EE75EB" w:rsidRDefault="0012554F" w:rsidP="0012554F">
      <w:pPr>
        <w:rPr>
          <w:rFonts w:cs="Times New Roman"/>
          <w:b/>
          <w:iCs/>
          <w:spacing w:val="10"/>
        </w:rPr>
      </w:pPr>
      <w:r w:rsidRPr="00EE75EB">
        <w:rPr>
          <w:rFonts w:cs="Times New Roman"/>
          <w:b/>
          <w:iCs/>
          <w:spacing w:val="10"/>
        </w:rPr>
        <w:t>Tuầ</w:t>
      </w:r>
      <w:r>
        <w:rPr>
          <w:rFonts w:cs="Times New Roman"/>
          <w:b/>
          <w:iCs/>
          <w:spacing w:val="10"/>
        </w:rPr>
        <w:t>n 1</w:t>
      </w:r>
      <w:r w:rsidR="00953B1C">
        <w:rPr>
          <w:rFonts w:cs="Times New Roman"/>
          <w:b/>
          <w:iCs/>
          <w:spacing w:val="10"/>
        </w:rPr>
        <w:t>3</w:t>
      </w:r>
      <w:r w:rsidRPr="00EE75EB">
        <w:rPr>
          <w:rFonts w:cs="Times New Roman"/>
          <w:b/>
          <w:iCs/>
          <w:spacing w:val="10"/>
        </w:rPr>
        <w:t>: Nộ</w:t>
      </w:r>
      <w:r>
        <w:rPr>
          <w:rFonts w:cs="Times New Roman"/>
          <w:b/>
          <w:iCs/>
          <w:spacing w:val="10"/>
        </w:rPr>
        <w:t>i dung 11</w:t>
      </w:r>
    </w:p>
    <w:tbl>
      <w:tblPr>
        <w:tblW w:w="987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8"/>
        <w:gridCol w:w="1330"/>
        <w:gridCol w:w="3122"/>
        <w:gridCol w:w="2295"/>
        <w:gridCol w:w="1186"/>
      </w:tblGrid>
      <w:tr w:rsidR="0012554F" w:rsidRPr="00EE75EB" w14:paraId="03A35A91" w14:textId="77777777" w:rsidTr="00BC3650">
        <w:tc>
          <w:tcPr>
            <w:tcW w:w="1938" w:type="dxa"/>
            <w:vAlign w:val="center"/>
          </w:tcPr>
          <w:p w14:paraId="493873FF" w14:textId="77777777" w:rsidR="0012554F" w:rsidRPr="00EE75EB" w:rsidRDefault="0012554F" w:rsidP="00BC3650">
            <w:pPr>
              <w:jc w:val="center"/>
              <w:rPr>
                <w:rFonts w:cs="Times New Roman"/>
                <w:b/>
                <w:spacing w:val="10"/>
              </w:rPr>
            </w:pPr>
            <w:r w:rsidRPr="00EE75EB">
              <w:rPr>
                <w:rFonts w:cs="Times New Roman"/>
                <w:b/>
                <w:spacing w:val="10"/>
              </w:rPr>
              <w:t>Hình thức tổ chức dạy học</w:t>
            </w:r>
          </w:p>
        </w:tc>
        <w:tc>
          <w:tcPr>
            <w:tcW w:w="1330" w:type="dxa"/>
            <w:vAlign w:val="center"/>
          </w:tcPr>
          <w:p w14:paraId="15C6D2FC" w14:textId="77777777" w:rsidR="0012554F" w:rsidRPr="00EE75EB" w:rsidRDefault="0012554F" w:rsidP="00BC3650">
            <w:pPr>
              <w:jc w:val="center"/>
              <w:rPr>
                <w:rFonts w:cs="Times New Roman"/>
                <w:b/>
                <w:spacing w:val="10"/>
              </w:rPr>
            </w:pPr>
            <w:r w:rsidRPr="00EE75EB">
              <w:rPr>
                <w:rFonts w:cs="Times New Roman"/>
                <w:b/>
                <w:spacing w:val="10"/>
              </w:rPr>
              <w:t>Thời gian</w:t>
            </w:r>
          </w:p>
          <w:p w14:paraId="0798BCC1" w14:textId="77777777" w:rsidR="0012554F" w:rsidRPr="00EE75EB" w:rsidRDefault="0012554F" w:rsidP="00BC3650">
            <w:pPr>
              <w:jc w:val="center"/>
              <w:rPr>
                <w:rFonts w:cs="Times New Roman"/>
                <w:i/>
                <w:spacing w:val="10"/>
                <w:sz w:val="20"/>
                <w:szCs w:val="20"/>
              </w:rPr>
            </w:pPr>
            <w:r w:rsidRPr="00EE75EB">
              <w:rPr>
                <w:rFonts w:cs="Times New Roman"/>
                <w:i/>
                <w:spacing w:val="10"/>
                <w:sz w:val="20"/>
                <w:szCs w:val="20"/>
              </w:rPr>
              <w:t>(tiết TC)</w:t>
            </w:r>
          </w:p>
        </w:tc>
        <w:tc>
          <w:tcPr>
            <w:tcW w:w="3122" w:type="dxa"/>
            <w:vAlign w:val="center"/>
          </w:tcPr>
          <w:p w14:paraId="098DFC3A" w14:textId="77777777" w:rsidR="0012554F" w:rsidRPr="00EE75EB" w:rsidRDefault="0012554F" w:rsidP="00BC3650">
            <w:pPr>
              <w:jc w:val="center"/>
              <w:rPr>
                <w:rFonts w:cs="Times New Roman"/>
                <w:b/>
                <w:spacing w:val="10"/>
              </w:rPr>
            </w:pPr>
            <w:r w:rsidRPr="00EE75EB">
              <w:rPr>
                <w:rFonts w:cs="Times New Roman"/>
                <w:b/>
                <w:spacing w:val="10"/>
              </w:rPr>
              <w:t>Nội dung chính</w:t>
            </w:r>
          </w:p>
        </w:tc>
        <w:tc>
          <w:tcPr>
            <w:tcW w:w="2295" w:type="dxa"/>
            <w:vAlign w:val="center"/>
          </w:tcPr>
          <w:p w14:paraId="2711F4D2" w14:textId="77777777" w:rsidR="0012554F" w:rsidRPr="00EE75EB" w:rsidRDefault="0012554F" w:rsidP="00BC3650">
            <w:pPr>
              <w:jc w:val="center"/>
              <w:rPr>
                <w:rFonts w:cs="Times New Roman"/>
                <w:b/>
                <w:spacing w:val="10"/>
              </w:rPr>
            </w:pPr>
            <w:r w:rsidRPr="00EE75EB">
              <w:rPr>
                <w:rFonts w:cs="Times New Roman"/>
                <w:b/>
                <w:spacing w:val="10"/>
              </w:rPr>
              <w:t xml:space="preserve">Yêu cầu đối với </w:t>
            </w:r>
            <w:r w:rsidRPr="00EE75EB">
              <w:rPr>
                <w:rFonts w:cs="Times New Roman"/>
                <w:b/>
                <w:spacing w:val="10"/>
              </w:rPr>
              <w:br/>
              <w:t>sinh viên</w:t>
            </w:r>
          </w:p>
        </w:tc>
        <w:tc>
          <w:tcPr>
            <w:tcW w:w="1186" w:type="dxa"/>
            <w:vAlign w:val="center"/>
          </w:tcPr>
          <w:p w14:paraId="76E9D528" w14:textId="77777777" w:rsidR="0012554F" w:rsidRPr="00EE75EB" w:rsidRDefault="0012554F" w:rsidP="00BC3650">
            <w:pPr>
              <w:jc w:val="center"/>
              <w:rPr>
                <w:rFonts w:cs="Times New Roman"/>
                <w:b/>
                <w:spacing w:val="10"/>
              </w:rPr>
            </w:pPr>
            <w:r w:rsidRPr="00EE75EB">
              <w:rPr>
                <w:rFonts w:cs="Times New Roman"/>
                <w:b/>
                <w:spacing w:val="10"/>
              </w:rPr>
              <w:t>Ghi chú</w:t>
            </w:r>
          </w:p>
        </w:tc>
      </w:tr>
      <w:tr w:rsidR="0012554F" w:rsidRPr="00EE75EB" w14:paraId="424B6244" w14:textId="77777777" w:rsidTr="00BC3650">
        <w:tc>
          <w:tcPr>
            <w:tcW w:w="1938" w:type="dxa"/>
            <w:vAlign w:val="center"/>
          </w:tcPr>
          <w:p w14:paraId="2CD62A0B" w14:textId="77777777" w:rsidR="0012554F" w:rsidRPr="00EE75EB" w:rsidRDefault="0012554F" w:rsidP="00BC3650">
            <w:pPr>
              <w:jc w:val="center"/>
              <w:rPr>
                <w:rFonts w:cs="Times New Roman"/>
                <w:spacing w:val="10"/>
              </w:rPr>
            </w:pPr>
            <w:r w:rsidRPr="00EE75EB">
              <w:rPr>
                <w:rFonts w:cs="Times New Roman"/>
                <w:spacing w:val="10"/>
              </w:rPr>
              <w:t>Lý thuyết</w:t>
            </w:r>
          </w:p>
        </w:tc>
        <w:tc>
          <w:tcPr>
            <w:tcW w:w="1330" w:type="dxa"/>
            <w:vAlign w:val="center"/>
          </w:tcPr>
          <w:p w14:paraId="2F17B8C5" w14:textId="77777777" w:rsidR="0012554F" w:rsidRPr="00EE75EB" w:rsidRDefault="0012554F" w:rsidP="00BC3650">
            <w:pPr>
              <w:jc w:val="center"/>
              <w:rPr>
                <w:rFonts w:cs="Times New Roman"/>
                <w:spacing w:val="10"/>
              </w:rPr>
            </w:pPr>
            <w:r w:rsidRPr="00EE75EB">
              <w:rPr>
                <w:rFonts w:cs="Times New Roman"/>
                <w:spacing w:val="10"/>
              </w:rPr>
              <w:t>2</w:t>
            </w:r>
          </w:p>
        </w:tc>
        <w:tc>
          <w:tcPr>
            <w:tcW w:w="3122" w:type="dxa"/>
            <w:vAlign w:val="center"/>
          </w:tcPr>
          <w:p w14:paraId="3570DCC3" w14:textId="24BC5D54" w:rsidR="0012554F" w:rsidRPr="00586D5D" w:rsidRDefault="0012554F" w:rsidP="0012554F">
            <w:pPr>
              <w:pStyle w:val="ListParagraph"/>
              <w:numPr>
                <w:ilvl w:val="0"/>
                <w:numId w:val="3"/>
              </w:numPr>
              <w:spacing w:before="0" w:after="0"/>
              <w:ind w:left="242" w:hanging="224"/>
              <w:jc w:val="left"/>
              <w:rPr>
                <w:rFonts w:cs="Times New Roman"/>
                <w:spacing w:val="10"/>
              </w:rPr>
            </w:pPr>
            <w:r w:rsidRPr="00EE75EB">
              <w:rPr>
                <w:rFonts w:cs="Times New Roman"/>
                <w:lang w:val="vi-VN"/>
              </w:rPr>
              <w:t>Giới thiệ</w:t>
            </w:r>
            <w:r w:rsidRPr="00EE75EB">
              <w:rPr>
                <w:rFonts w:cs="Times New Roman"/>
              </w:rPr>
              <w:t xml:space="preserve">u </w:t>
            </w:r>
            <w:r>
              <w:rPr>
                <w:rFonts w:cs="Times New Roman"/>
              </w:rPr>
              <w:t>các hiệu ứng đồ họa trong game</w:t>
            </w:r>
            <w:r w:rsidRPr="00EE75EB">
              <w:rPr>
                <w:rFonts w:cs="Times New Roman"/>
              </w:rPr>
              <w:t xml:space="preserve"> </w:t>
            </w:r>
          </w:p>
        </w:tc>
        <w:tc>
          <w:tcPr>
            <w:tcW w:w="2295" w:type="dxa"/>
          </w:tcPr>
          <w:p w14:paraId="45D1F071" w14:textId="77777777" w:rsidR="0012554F" w:rsidRPr="00EE75EB" w:rsidRDefault="0012554F" w:rsidP="00BC3650">
            <w:pPr>
              <w:rPr>
                <w:rFonts w:cs="Times New Roman"/>
                <w:spacing w:val="10"/>
              </w:rPr>
            </w:pPr>
            <w:r w:rsidRPr="00EE75EB">
              <w:rPr>
                <w:rFonts w:cs="Times New Roman"/>
                <w:spacing w:val="10"/>
              </w:rPr>
              <w:t xml:space="preserve">Đọc chương </w:t>
            </w:r>
            <w:r>
              <w:rPr>
                <w:rFonts w:cs="Times New Roman"/>
                <w:spacing w:val="10"/>
              </w:rPr>
              <w:t>5</w:t>
            </w:r>
          </w:p>
        </w:tc>
        <w:tc>
          <w:tcPr>
            <w:tcW w:w="1186" w:type="dxa"/>
          </w:tcPr>
          <w:p w14:paraId="22020375" w14:textId="77777777" w:rsidR="0012554F" w:rsidRPr="00EE75EB" w:rsidRDefault="0012554F" w:rsidP="00BC3650">
            <w:pPr>
              <w:rPr>
                <w:rFonts w:cs="Times New Roman"/>
                <w:spacing w:val="10"/>
              </w:rPr>
            </w:pPr>
          </w:p>
        </w:tc>
      </w:tr>
      <w:tr w:rsidR="0012554F" w:rsidRPr="00EE75EB" w14:paraId="0D8A3245" w14:textId="77777777" w:rsidTr="00BC3650">
        <w:tc>
          <w:tcPr>
            <w:tcW w:w="1938" w:type="dxa"/>
            <w:vAlign w:val="center"/>
          </w:tcPr>
          <w:p w14:paraId="61059E79" w14:textId="77777777" w:rsidR="0012554F" w:rsidRPr="00EE75EB" w:rsidRDefault="0012554F" w:rsidP="00BC3650">
            <w:pPr>
              <w:jc w:val="center"/>
              <w:rPr>
                <w:rFonts w:cs="Times New Roman"/>
                <w:spacing w:val="10"/>
              </w:rPr>
            </w:pPr>
            <w:r w:rsidRPr="00EE75EB">
              <w:rPr>
                <w:rFonts w:cs="Times New Roman"/>
                <w:spacing w:val="10"/>
              </w:rPr>
              <w:t>Thực hành</w:t>
            </w:r>
          </w:p>
        </w:tc>
        <w:tc>
          <w:tcPr>
            <w:tcW w:w="1330" w:type="dxa"/>
            <w:vAlign w:val="center"/>
          </w:tcPr>
          <w:p w14:paraId="2F9D64A5" w14:textId="77777777" w:rsidR="0012554F" w:rsidRPr="00EE75EB" w:rsidRDefault="0012554F" w:rsidP="00BC3650">
            <w:pPr>
              <w:jc w:val="center"/>
              <w:rPr>
                <w:rFonts w:cs="Times New Roman"/>
                <w:spacing w:val="10"/>
              </w:rPr>
            </w:pPr>
            <w:r w:rsidRPr="00EE75EB">
              <w:rPr>
                <w:rFonts w:cs="Times New Roman"/>
                <w:spacing w:val="10"/>
              </w:rPr>
              <w:t>2</w:t>
            </w:r>
          </w:p>
        </w:tc>
        <w:tc>
          <w:tcPr>
            <w:tcW w:w="3122" w:type="dxa"/>
            <w:vAlign w:val="center"/>
          </w:tcPr>
          <w:p w14:paraId="442ADBDE" w14:textId="6F13F37C" w:rsidR="0012554F" w:rsidRPr="00586D5D" w:rsidRDefault="0012554F" w:rsidP="0012554F">
            <w:pPr>
              <w:spacing w:before="0" w:after="0"/>
              <w:jc w:val="left"/>
              <w:rPr>
                <w:rFonts w:cs="Times New Roman"/>
              </w:rPr>
            </w:pPr>
            <w:r w:rsidRPr="00586D5D">
              <w:rPr>
                <w:rFonts w:cs="Times New Roman"/>
              </w:rPr>
              <w:t xml:space="preserve">- </w:t>
            </w:r>
            <w:r>
              <w:rPr>
                <w:rFonts w:cs="Times New Roman"/>
              </w:rPr>
              <w:t>Thực hành sử dụng các hiệu ứng đồ họa này trong Unity</w:t>
            </w:r>
          </w:p>
        </w:tc>
        <w:tc>
          <w:tcPr>
            <w:tcW w:w="2295" w:type="dxa"/>
          </w:tcPr>
          <w:p w14:paraId="3B41A9E4" w14:textId="77777777" w:rsidR="0012554F" w:rsidRPr="00EE75EB" w:rsidRDefault="0012554F" w:rsidP="00BC3650">
            <w:pPr>
              <w:rPr>
                <w:rFonts w:cs="Times New Roman"/>
                <w:spacing w:val="10"/>
              </w:rPr>
            </w:pPr>
            <w:r>
              <w:rPr>
                <w:rFonts w:cs="Times New Roman"/>
                <w:spacing w:val="10"/>
              </w:rPr>
              <w:t>Có máy tính, đ</w:t>
            </w:r>
            <w:r w:rsidRPr="00CA6FFD">
              <w:rPr>
                <w:rFonts w:cs="Times New Roman"/>
                <w:spacing w:val="10"/>
              </w:rPr>
              <w:t>ọc tài liệu hướng dẫn thực hành</w:t>
            </w:r>
          </w:p>
        </w:tc>
        <w:tc>
          <w:tcPr>
            <w:tcW w:w="1186" w:type="dxa"/>
          </w:tcPr>
          <w:p w14:paraId="611F6C4A" w14:textId="77777777" w:rsidR="0012554F" w:rsidRPr="00EE75EB" w:rsidRDefault="0012554F" w:rsidP="00BC3650">
            <w:pPr>
              <w:rPr>
                <w:rFonts w:cs="Times New Roman"/>
                <w:spacing w:val="10"/>
              </w:rPr>
            </w:pPr>
          </w:p>
        </w:tc>
      </w:tr>
    </w:tbl>
    <w:p w14:paraId="15603B76" w14:textId="78242EA8" w:rsidR="003A2BA2" w:rsidRPr="00EE75EB" w:rsidRDefault="003A2BA2" w:rsidP="00CF2088">
      <w:pPr>
        <w:rPr>
          <w:rFonts w:cs="Times New Roman"/>
          <w:b/>
          <w:iCs/>
          <w:spacing w:val="10"/>
        </w:rPr>
      </w:pPr>
      <w:r w:rsidRPr="00EE75EB">
        <w:rPr>
          <w:rFonts w:cs="Times New Roman"/>
          <w:b/>
          <w:iCs/>
          <w:spacing w:val="10"/>
        </w:rPr>
        <w:t>Tuầ</w:t>
      </w:r>
      <w:r w:rsidR="00953B1C">
        <w:rPr>
          <w:rFonts w:cs="Times New Roman"/>
          <w:b/>
          <w:iCs/>
          <w:spacing w:val="10"/>
        </w:rPr>
        <w:t>n 14</w:t>
      </w:r>
      <w:r w:rsidRPr="00EE75EB">
        <w:rPr>
          <w:rFonts w:cs="Times New Roman"/>
          <w:b/>
          <w:iCs/>
          <w:spacing w:val="10"/>
        </w:rPr>
        <w:t>: Nộ</w:t>
      </w:r>
      <w:r w:rsidR="00586D5D">
        <w:rPr>
          <w:rFonts w:cs="Times New Roman"/>
          <w:b/>
          <w:iCs/>
          <w:spacing w:val="10"/>
        </w:rPr>
        <w:t>i dung 12</w:t>
      </w:r>
    </w:p>
    <w:tbl>
      <w:tblPr>
        <w:tblW w:w="987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8"/>
        <w:gridCol w:w="1330"/>
        <w:gridCol w:w="3122"/>
        <w:gridCol w:w="2295"/>
        <w:gridCol w:w="1186"/>
      </w:tblGrid>
      <w:tr w:rsidR="007C2FD7" w:rsidRPr="00EE75EB" w14:paraId="06061B35" w14:textId="77777777" w:rsidTr="00FA32A2">
        <w:tc>
          <w:tcPr>
            <w:tcW w:w="1938" w:type="dxa"/>
            <w:vAlign w:val="center"/>
          </w:tcPr>
          <w:p w14:paraId="27D5E187" w14:textId="77777777" w:rsidR="003A2BA2" w:rsidRPr="00EE75EB" w:rsidRDefault="003A2BA2" w:rsidP="00CF2088">
            <w:pPr>
              <w:jc w:val="center"/>
              <w:rPr>
                <w:rFonts w:cs="Times New Roman"/>
                <w:b/>
                <w:spacing w:val="10"/>
              </w:rPr>
            </w:pPr>
            <w:r w:rsidRPr="00EE75EB">
              <w:rPr>
                <w:rFonts w:cs="Times New Roman"/>
                <w:b/>
                <w:spacing w:val="10"/>
              </w:rPr>
              <w:lastRenderedPageBreak/>
              <w:t>Hình thức tổ chức dạy học</w:t>
            </w:r>
          </w:p>
        </w:tc>
        <w:tc>
          <w:tcPr>
            <w:tcW w:w="1330" w:type="dxa"/>
            <w:vAlign w:val="center"/>
          </w:tcPr>
          <w:p w14:paraId="5339D2B5" w14:textId="77777777" w:rsidR="003A2BA2" w:rsidRPr="00EE75EB" w:rsidRDefault="003A2BA2" w:rsidP="00CF2088">
            <w:pPr>
              <w:jc w:val="center"/>
              <w:rPr>
                <w:rFonts w:cs="Times New Roman"/>
                <w:b/>
                <w:spacing w:val="10"/>
              </w:rPr>
            </w:pPr>
            <w:r w:rsidRPr="00EE75EB">
              <w:rPr>
                <w:rFonts w:cs="Times New Roman"/>
                <w:b/>
                <w:spacing w:val="10"/>
              </w:rPr>
              <w:t>Thời gian</w:t>
            </w:r>
          </w:p>
          <w:p w14:paraId="6C553B59" w14:textId="77777777" w:rsidR="003A2BA2" w:rsidRPr="00EE75EB" w:rsidRDefault="003A2BA2" w:rsidP="00CF2088">
            <w:pPr>
              <w:jc w:val="center"/>
              <w:rPr>
                <w:rFonts w:cs="Times New Roman"/>
                <w:i/>
                <w:spacing w:val="10"/>
                <w:sz w:val="20"/>
                <w:szCs w:val="20"/>
              </w:rPr>
            </w:pPr>
            <w:r w:rsidRPr="00EE75EB">
              <w:rPr>
                <w:rFonts w:cs="Times New Roman"/>
                <w:i/>
                <w:spacing w:val="10"/>
                <w:sz w:val="20"/>
                <w:szCs w:val="20"/>
              </w:rPr>
              <w:t>(tiết TC)</w:t>
            </w:r>
          </w:p>
        </w:tc>
        <w:tc>
          <w:tcPr>
            <w:tcW w:w="3122" w:type="dxa"/>
            <w:vAlign w:val="center"/>
          </w:tcPr>
          <w:p w14:paraId="1CD2BE1E" w14:textId="77777777" w:rsidR="003A2BA2" w:rsidRPr="00EE75EB" w:rsidRDefault="003A2BA2" w:rsidP="00CF2088">
            <w:pPr>
              <w:jc w:val="center"/>
              <w:rPr>
                <w:rFonts w:cs="Times New Roman"/>
                <w:b/>
                <w:spacing w:val="10"/>
              </w:rPr>
            </w:pPr>
            <w:r w:rsidRPr="00EE75EB">
              <w:rPr>
                <w:rFonts w:cs="Times New Roman"/>
                <w:b/>
                <w:spacing w:val="10"/>
              </w:rPr>
              <w:t>Nội dung chính</w:t>
            </w:r>
          </w:p>
        </w:tc>
        <w:tc>
          <w:tcPr>
            <w:tcW w:w="2295" w:type="dxa"/>
            <w:vAlign w:val="center"/>
          </w:tcPr>
          <w:p w14:paraId="5BD4573E" w14:textId="77777777" w:rsidR="003A2BA2" w:rsidRPr="00EE75EB" w:rsidRDefault="003A2BA2" w:rsidP="00CF2088">
            <w:pPr>
              <w:jc w:val="center"/>
              <w:rPr>
                <w:rFonts w:cs="Times New Roman"/>
                <w:b/>
                <w:spacing w:val="10"/>
              </w:rPr>
            </w:pPr>
            <w:r w:rsidRPr="00EE75EB">
              <w:rPr>
                <w:rFonts w:cs="Times New Roman"/>
                <w:b/>
                <w:spacing w:val="10"/>
              </w:rPr>
              <w:t xml:space="preserve">Yêu cầu đối với </w:t>
            </w:r>
            <w:r w:rsidRPr="00EE75EB">
              <w:rPr>
                <w:rFonts w:cs="Times New Roman"/>
                <w:b/>
                <w:spacing w:val="10"/>
              </w:rPr>
              <w:br/>
              <w:t>sinh viên</w:t>
            </w:r>
          </w:p>
        </w:tc>
        <w:tc>
          <w:tcPr>
            <w:tcW w:w="1186" w:type="dxa"/>
            <w:vAlign w:val="center"/>
          </w:tcPr>
          <w:p w14:paraId="7C23D743" w14:textId="77777777" w:rsidR="003A2BA2" w:rsidRPr="00EE75EB" w:rsidRDefault="003A2BA2" w:rsidP="00CF2088">
            <w:pPr>
              <w:jc w:val="center"/>
              <w:rPr>
                <w:rFonts w:cs="Times New Roman"/>
                <w:b/>
                <w:spacing w:val="10"/>
              </w:rPr>
            </w:pPr>
            <w:r w:rsidRPr="00EE75EB">
              <w:rPr>
                <w:rFonts w:cs="Times New Roman"/>
                <w:b/>
                <w:spacing w:val="10"/>
              </w:rPr>
              <w:t>Ghi chú</w:t>
            </w:r>
          </w:p>
        </w:tc>
      </w:tr>
      <w:tr w:rsidR="007C2FD7" w:rsidRPr="00EE75EB" w14:paraId="5B224AD8" w14:textId="77777777" w:rsidTr="00586D5D">
        <w:tc>
          <w:tcPr>
            <w:tcW w:w="1938" w:type="dxa"/>
            <w:vAlign w:val="center"/>
          </w:tcPr>
          <w:p w14:paraId="334E6917" w14:textId="77777777" w:rsidR="003A2BA2" w:rsidRPr="00EE75EB" w:rsidRDefault="003A2BA2" w:rsidP="00CF2088">
            <w:pPr>
              <w:jc w:val="center"/>
              <w:rPr>
                <w:rFonts w:cs="Times New Roman"/>
                <w:spacing w:val="10"/>
              </w:rPr>
            </w:pPr>
            <w:r w:rsidRPr="00EE75EB">
              <w:rPr>
                <w:rFonts w:cs="Times New Roman"/>
                <w:spacing w:val="10"/>
              </w:rPr>
              <w:t>Lý thuyết</w:t>
            </w:r>
          </w:p>
        </w:tc>
        <w:tc>
          <w:tcPr>
            <w:tcW w:w="1330" w:type="dxa"/>
            <w:vAlign w:val="center"/>
          </w:tcPr>
          <w:p w14:paraId="622270F8" w14:textId="77777777" w:rsidR="003A2BA2" w:rsidRPr="00EE75EB" w:rsidRDefault="003A2BA2" w:rsidP="00CF2088">
            <w:pPr>
              <w:jc w:val="center"/>
              <w:rPr>
                <w:rFonts w:cs="Times New Roman"/>
                <w:spacing w:val="10"/>
              </w:rPr>
            </w:pPr>
            <w:r w:rsidRPr="00EE75EB">
              <w:rPr>
                <w:rFonts w:cs="Times New Roman"/>
                <w:spacing w:val="10"/>
              </w:rPr>
              <w:t>2</w:t>
            </w:r>
          </w:p>
        </w:tc>
        <w:tc>
          <w:tcPr>
            <w:tcW w:w="3122" w:type="dxa"/>
            <w:vAlign w:val="center"/>
          </w:tcPr>
          <w:p w14:paraId="4B2B8F72" w14:textId="633B1283" w:rsidR="003A2BA2" w:rsidRPr="0012554F" w:rsidRDefault="003A2BA2" w:rsidP="0012554F">
            <w:pPr>
              <w:pStyle w:val="ListParagraph"/>
              <w:numPr>
                <w:ilvl w:val="0"/>
                <w:numId w:val="3"/>
              </w:numPr>
              <w:tabs>
                <w:tab w:val="left" w:pos="224"/>
              </w:tabs>
              <w:spacing w:before="0" w:after="0"/>
              <w:ind w:left="0" w:firstLine="0"/>
              <w:jc w:val="left"/>
              <w:rPr>
                <w:rFonts w:cs="Times New Roman"/>
                <w:spacing w:val="10"/>
              </w:rPr>
            </w:pPr>
            <w:r w:rsidRPr="00EE75EB">
              <w:rPr>
                <w:rFonts w:cs="Times New Roman"/>
                <w:lang w:val="vi-VN"/>
              </w:rPr>
              <w:t>Giới thiệ</w:t>
            </w:r>
            <w:r w:rsidRPr="00EE75EB">
              <w:rPr>
                <w:rFonts w:cs="Times New Roman"/>
              </w:rPr>
              <w:t xml:space="preserve">u về </w:t>
            </w:r>
            <w:r w:rsidR="00586D5D">
              <w:rPr>
                <w:rFonts w:cs="Times New Roman"/>
              </w:rPr>
              <w:t>các phương pháp tối ưu đồ họa</w:t>
            </w:r>
          </w:p>
        </w:tc>
        <w:tc>
          <w:tcPr>
            <w:tcW w:w="2295" w:type="dxa"/>
          </w:tcPr>
          <w:p w14:paraId="612ADF8E" w14:textId="3EF3B416" w:rsidR="003A2BA2" w:rsidRPr="00EE75EB" w:rsidRDefault="003A2BA2" w:rsidP="00586D5D">
            <w:pPr>
              <w:rPr>
                <w:rFonts w:cs="Times New Roman"/>
                <w:spacing w:val="10"/>
                <w:lang w:val="vi-VN"/>
              </w:rPr>
            </w:pPr>
            <w:r w:rsidRPr="00EE75EB">
              <w:rPr>
                <w:rFonts w:cs="Times New Roman"/>
                <w:spacing w:val="10"/>
              </w:rPr>
              <w:t xml:space="preserve">Đọc chương </w:t>
            </w:r>
            <w:r w:rsidR="00586D5D">
              <w:rPr>
                <w:rFonts w:cs="Times New Roman"/>
                <w:spacing w:val="10"/>
              </w:rPr>
              <w:t>6</w:t>
            </w:r>
          </w:p>
        </w:tc>
        <w:tc>
          <w:tcPr>
            <w:tcW w:w="1186" w:type="dxa"/>
          </w:tcPr>
          <w:p w14:paraId="44CF2DF1" w14:textId="77777777" w:rsidR="003A2BA2" w:rsidRPr="00EE75EB" w:rsidRDefault="003A2BA2" w:rsidP="00CF2088">
            <w:pPr>
              <w:rPr>
                <w:rFonts w:cs="Times New Roman"/>
                <w:spacing w:val="10"/>
              </w:rPr>
            </w:pPr>
          </w:p>
        </w:tc>
      </w:tr>
      <w:tr w:rsidR="007C2FD7" w:rsidRPr="00EE75EB" w14:paraId="53757674" w14:textId="77777777" w:rsidTr="00586D5D">
        <w:tc>
          <w:tcPr>
            <w:tcW w:w="1938" w:type="dxa"/>
            <w:vAlign w:val="center"/>
          </w:tcPr>
          <w:p w14:paraId="4D9E2792" w14:textId="77777777" w:rsidR="003A2BA2" w:rsidRPr="00EE75EB" w:rsidRDefault="003A2BA2" w:rsidP="00CF2088">
            <w:pPr>
              <w:jc w:val="center"/>
              <w:rPr>
                <w:rFonts w:cs="Times New Roman"/>
                <w:spacing w:val="10"/>
              </w:rPr>
            </w:pPr>
            <w:r w:rsidRPr="00EE75EB">
              <w:rPr>
                <w:rFonts w:cs="Times New Roman"/>
                <w:spacing w:val="10"/>
              </w:rPr>
              <w:t>Thực hành</w:t>
            </w:r>
          </w:p>
        </w:tc>
        <w:tc>
          <w:tcPr>
            <w:tcW w:w="1330" w:type="dxa"/>
            <w:vAlign w:val="center"/>
          </w:tcPr>
          <w:p w14:paraId="4760E37B" w14:textId="77777777" w:rsidR="003A2BA2" w:rsidRPr="00EE75EB" w:rsidRDefault="003A2BA2" w:rsidP="00CF2088">
            <w:pPr>
              <w:jc w:val="center"/>
              <w:rPr>
                <w:rFonts w:cs="Times New Roman"/>
                <w:spacing w:val="10"/>
              </w:rPr>
            </w:pPr>
            <w:r w:rsidRPr="00EE75EB">
              <w:rPr>
                <w:rFonts w:cs="Times New Roman"/>
                <w:spacing w:val="10"/>
              </w:rPr>
              <w:t>2</w:t>
            </w:r>
          </w:p>
        </w:tc>
        <w:tc>
          <w:tcPr>
            <w:tcW w:w="3122" w:type="dxa"/>
            <w:vAlign w:val="center"/>
          </w:tcPr>
          <w:p w14:paraId="6B03BE8C" w14:textId="7237FFDC" w:rsidR="003A2BA2" w:rsidRPr="00EE75EB" w:rsidRDefault="003A2BA2" w:rsidP="00586D5D">
            <w:pPr>
              <w:pStyle w:val="ListParagraph"/>
              <w:tabs>
                <w:tab w:val="left" w:pos="404"/>
              </w:tabs>
              <w:ind w:left="44" w:hanging="26"/>
              <w:jc w:val="left"/>
              <w:rPr>
                <w:rFonts w:cs="Times New Roman"/>
                <w:spacing w:val="10"/>
              </w:rPr>
            </w:pPr>
            <w:r w:rsidRPr="00EE75EB">
              <w:rPr>
                <w:rFonts w:cs="Times New Roman"/>
              </w:rPr>
              <w:t xml:space="preserve">- </w:t>
            </w:r>
            <w:r w:rsidR="00586D5D">
              <w:rPr>
                <w:rFonts w:cs="Times New Roman"/>
              </w:rPr>
              <w:t xml:space="preserve"> Thực hành một số phương pháp tối ưu đồ họa trong Unity</w:t>
            </w:r>
          </w:p>
        </w:tc>
        <w:tc>
          <w:tcPr>
            <w:tcW w:w="2295" w:type="dxa"/>
          </w:tcPr>
          <w:p w14:paraId="09B1EB09" w14:textId="72009E58" w:rsidR="003A2BA2" w:rsidRPr="00EE75EB" w:rsidRDefault="00586D5D" w:rsidP="00CF2088">
            <w:pPr>
              <w:rPr>
                <w:rFonts w:cs="Times New Roman"/>
                <w:spacing w:val="10"/>
              </w:rPr>
            </w:pPr>
            <w:r>
              <w:rPr>
                <w:rFonts w:cs="Times New Roman"/>
                <w:spacing w:val="10"/>
              </w:rPr>
              <w:t>Có máy tính, đ</w:t>
            </w:r>
            <w:r w:rsidRPr="00CA6FFD">
              <w:rPr>
                <w:rFonts w:cs="Times New Roman"/>
                <w:spacing w:val="10"/>
              </w:rPr>
              <w:t>ọc tài liệu hướng dẫn thực hành</w:t>
            </w:r>
          </w:p>
        </w:tc>
        <w:tc>
          <w:tcPr>
            <w:tcW w:w="1186" w:type="dxa"/>
          </w:tcPr>
          <w:p w14:paraId="09927A96" w14:textId="77777777" w:rsidR="003A2BA2" w:rsidRPr="00EE75EB" w:rsidRDefault="003A2BA2" w:rsidP="00CF2088">
            <w:pPr>
              <w:rPr>
                <w:rFonts w:cs="Times New Roman"/>
                <w:spacing w:val="10"/>
              </w:rPr>
            </w:pPr>
          </w:p>
        </w:tc>
      </w:tr>
    </w:tbl>
    <w:p w14:paraId="4BC866B4" w14:textId="541A8ADE" w:rsidR="003A2BA2" w:rsidRPr="00EE75EB" w:rsidRDefault="003A2BA2" w:rsidP="00CF2088">
      <w:pPr>
        <w:rPr>
          <w:rFonts w:cs="Times New Roman"/>
          <w:b/>
          <w:iCs/>
          <w:spacing w:val="10"/>
        </w:rPr>
      </w:pPr>
      <w:r w:rsidRPr="00EE75EB">
        <w:rPr>
          <w:rFonts w:cs="Times New Roman"/>
          <w:b/>
          <w:iCs/>
          <w:spacing w:val="10"/>
        </w:rPr>
        <w:t>Tuầ</w:t>
      </w:r>
      <w:r w:rsidR="00953B1C">
        <w:rPr>
          <w:rFonts w:cs="Times New Roman"/>
          <w:b/>
          <w:iCs/>
          <w:spacing w:val="10"/>
        </w:rPr>
        <w:t>n 15: Nội dung 13</w:t>
      </w:r>
    </w:p>
    <w:tbl>
      <w:tblPr>
        <w:tblW w:w="9826"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8"/>
        <w:gridCol w:w="1330"/>
        <w:gridCol w:w="3122"/>
        <w:gridCol w:w="2250"/>
        <w:gridCol w:w="1186"/>
      </w:tblGrid>
      <w:tr w:rsidR="007C2FD7" w:rsidRPr="00EE75EB" w14:paraId="3E3ADCA5" w14:textId="77777777" w:rsidTr="00953B1C">
        <w:tc>
          <w:tcPr>
            <w:tcW w:w="1938" w:type="dxa"/>
            <w:vAlign w:val="center"/>
          </w:tcPr>
          <w:p w14:paraId="6218D491" w14:textId="77777777" w:rsidR="003A2BA2" w:rsidRPr="00EE75EB" w:rsidRDefault="003A2BA2" w:rsidP="00CF2088">
            <w:pPr>
              <w:jc w:val="center"/>
              <w:rPr>
                <w:rFonts w:cs="Times New Roman"/>
                <w:b/>
                <w:spacing w:val="10"/>
              </w:rPr>
            </w:pPr>
            <w:r w:rsidRPr="00EE75EB">
              <w:rPr>
                <w:rFonts w:cs="Times New Roman"/>
                <w:b/>
                <w:spacing w:val="10"/>
              </w:rPr>
              <w:t>Hình thức tổ chức dạy học</w:t>
            </w:r>
          </w:p>
        </w:tc>
        <w:tc>
          <w:tcPr>
            <w:tcW w:w="1330" w:type="dxa"/>
            <w:vAlign w:val="center"/>
          </w:tcPr>
          <w:p w14:paraId="6D9F9BF6" w14:textId="77777777" w:rsidR="003A2BA2" w:rsidRPr="00EE75EB" w:rsidRDefault="003A2BA2" w:rsidP="00CF2088">
            <w:pPr>
              <w:jc w:val="center"/>
              <w:rPr>
                <w:rFonts w:cs="Times New Roman"/>
                <w:b/>
                <w:spacing w:val="10"/>
              </w:rPr>
            </w:pPr>
            <w:r w:rsidRPr="00EE75EB">
              <w:rPr>
                <w:rFonts w:cs="Times New Roman"/>
                <w:b/>
                <w:spacing w:val="10"/>
              </w:rPr>
              <w:t>Thời gian</w:t>
            </w:r>
          </w:p>
          <w:p w14:paraId="1F2F0BAE" w14:textId="77777777" w:rsidR="003A2BA2" w:rsidRPr="00EE75EB" w:rsidRDefault="003A2BA2" w:rsidP="00CF2088">
            <w:pPr>
              <w:jc w:val="center"/>
              <w:rPr>
                <w:rFonts w:cs="Times New Roman"/>
                <w:i/>
                <w:spacing w:val="10"/>
                <w:sz w:val="20"/>
                <w:szCs w:val="20"/>
              </w:rPr>
            </w:pPr>
            <w:r w:rsidRPr="00EE75EB">
              <w:rPr>
                <w:rFonts w:cs="Times New Roman"/>
                <w:i/>
                <w:spacing w:val="10"/>
                <w:sz w:val="20"/>
                <w:szCs w:val="20"/>
              </w:rPr>
              <w:t>(tiết TC)</w:t>
            </w:r>
          </w:p>
        </w:tc>
        <w:tc>
          <w:tcPr>
            <w:tcW w:w="3122" w:type="dxa"/>
            <w:vAlign w:val="center"/>
          </w:tcPr>
          <w:p w14:paraId="6ADFC77C" w14:textId="77777777" w:rsidR="003A2BA2" w:rsidRPr="00EE75EB" w:rsidRDefault="003A2BA2" w:rsidP="00CF2088">
            <w:pPr>
              <w:jc w:val="center"/>
              <w:rPr>
                <w:rFonts w:cs="Times New Roman"/>
                <w:b/>
                <w:spacing w:val="10"/>
              </w:rPr>
            </w:pPr>
            <w:r w:rsidRPr="00EE75EB">
              <w:rPr>
                <w:rFonts w:cs="Times New Roman"/>
                <w:b/>
                <w:spacing w:val="10"/>
              </w:rPr>
              <w:t>Nội dung chính</w:t>
            </w:r>
          </w:p>
        </w:tc>
        <w:tc>
          <w:tcPr>
            <w:tcW w:w="2250" w:type="dxa"/>
            <w:vAlign w:val="center"/>
          </w:tcPr>
          <w:p w14:paraId="25F4BF82" w14:textId="77777777" w:rsidR="003A2BA2" w:rsidRPr="00EE75EB" w:rsidRDefault="003A2BA2" w:rsidP="00CF2088">
            <w:pPr>
              <w:jc w:val="center"/>
              <w:rPr>
                <w:rFonts w:cs="Times New Roman"/>
                <w:b/>
                <w:spacing w:val="10"/>
              </w:rPr>
            </w:pPr>
            <w:r w:rsidRPr="00EE75EB">
              <w:rPr>
                <w:rFonts w:cs="Times New Roman"/>
                <w:b/>
                <w:spacing w:val="10"/>
              </w:rPr>
              <w:t xml:space="preserve">Yêu cầu đối với </w:t>
            </w:r>
            <w:r w:rsidRPr="00EE75EB">
              <w:rPr>
                <w:rFonts w:cs="Times New Roman"/>
                <w:b/>
                <w:spacing w:val="10"/>
              </w:rPr>
              <w:br/>
              <w:t>sinh viên</w:t>
            </w:r>
          </w:p>
        </w:tc>
        <w:tc>
          <w:tcPr>
            <w:tcW w:w="1186" w:type="dxa"/>
            <w:vAlign w:val="center"/>
          </w:tcPr>
          <w:p w14:paraId="3963A196" w14:textId="77777777" w:rsidR="003A2BA2" w:rsidRPr="00EE75EB" w:rsidRDefault="003A2BA2" w:rsidP="00CF2088">
            <w:pPr>
              <w:jc w:val="center"/>
              <w:rPr>
                <w:rFonts w:cs="Times New Roman"/>
                <w:b/>
                <w:spacing w:val="10"/>
              </w:rPr>
            </w:pPr>
            <w:r w:rsidRPr="00EE75EB">
              <w:rPr>
                <w:rFonts w:cs="Times New Roman"/>
                <w:b/>
                <w:spacing w:val="10"/>
              </w:rPr>
              <w:t>Ghi chú</w:t>
            </w:r>
          </w:p>
        </w:tc>
      </w:tr>
      <w:tr w:rsidR="00953B1C" w:rsidRPr="00EE75EB" w14:paraId="56E5FC37" w14:textId="77777777" w:rsidTr="00953B1C">
        <w:tc>
          <w:tcPr>
            <w:tcW w:w="1938" w:type="dxa"/>
            <w:vAlign w:val="center"/>
          </w:tcPr>
          <w:p w14:paraId="5DCBE973" w14:textId="3D738394" w:rsidR="00953B1C" w:rsidRPr="00EE75EB" w:rsidRDefault="00953B1C" w:rsidP="00CF2088">
            <w:pPr>
              <w:jc w:val="center"/>
              <w:rPr>
                <w:rFonts w:cs="Times New Roman"/>
                <w:spacing w:val="10"/>
              </w:rPr>
            </w:pPr>
            <w:r w:rsidRPr="00EE75EB">
              <w:rPr>
                <w:rFonts w:cs="Times New Roman"/>
                <w:spacing w:val="10"/>
              </w:rPr>
              <w:t>Lý thuyết</w:t>
            </w:r>
          </w:p>
        </w:tc>
        <w:tc>
          <w:tcPr>
            <w:tcW w:w="1330" w:type="dxa"/>
            <w:vAlign w:val="center"/>
          </w:tcPr>
          <w:p w14:paraId="72C7CF72" w14:textId="138BAB92" w:rsidR="00953B1C" w:rsidRPr="00EE75EB" w:rsidRDefault="00953B1C" w:rsidP="00CF2088">
            <w:pPr>
              <w:jc w:val="center"/>
              <w:rPr>
                <w:rFonts w:cs="Times New Roman"/>
                <w:spacing w:val="10"/>
              </w:rPr>
            </w:pPr>
            <w:r w:rsidRPr="00EE75EB">
              <w:rPr>
                <w:rFonts w:cs="Times New Roman"/>
                <w:spacing w:val="10"/>
              </w:rPr>
              <w:t>2</w:t>
            </w:r>
          </w:p>
        </w:tc>
        <w:tc>
          <w:tcPr>
            <w:tcW w:w="3122" w:type="dxa"/>
            <w:vAlign w:val="center"/>
          </w:tcPr>
          <w:p w14:paraId="766E2D1D" w14:textId="7093832E" w:rsidR="00953B1C" w:rsidRPr="00953B1C" w:rsidRDefault="00953B1C" w:rsidP="00CF2088">
            <w:pPr>
              <w:ind w:left="314" w:hanging="180"/>
              <w:rPr>
                <w:rFonts w:cs="Times New Roman"/>
                <w:sz w:val="22"/>
              </w:rPr>
            </w:pPr>
            <w:r>
              <w:rPr>
                <w:rFonts w:cs="Times New Roman"/>
              </w:rPr>
              <w:t>Tổng kết</w:t>
            </w:r>
          </w:p>
        </w:tc>
        <w:tc>
          <w:tcPr>
            <w:tcW w:w="2250" w:type="dxa"/>
          </w:tcPr>
          <w:p w14:paraId="7BC5B688" w14:textId="24C712A9" w:rsidR="00953B1C" w:rsidRPr="00EE75EB" w:rsidRDefault="00953B1C" w:rsidP="00CF2088">
            <w:pPr>
              <w:rPr>
                <w:rFonts w:cs="Times New Roman"/>
                <w:spacing w:val="10"/>
              </w:rPr>
            </w:pPr>
            <w:r w:rsidRPr="00EE75EB">
              <w:rPr>
                <w:rFonts w:cs="Times New Roman"/>
                <w:spacing w:val="10"/>
              </w:rPr>
              <w:t xml:space="preserve">Đọc chương </w:t>
            </w:r>
            <w:r>
              <w:rPr>
                <w:rFonts w:cs="Times New Roman"/>
                <w:spacing w:val="10"/>
              </w:rPr>
              <w:t>6</w:t>
            </w:r>
          </w:p>
        </w:tc>
        <w:tc>
          <w:tcPr>
            <w:tcW w:w="1186" w:type="dxa"/>
          </w:tcPr>
          <w:p w14:paraId="6AF86921" w14:textId="77777777" w:rsidR="00953B1C" w:rsidRPr="00EE75EB" w:rsidRDefault="00953B1C" w:rsidP="00CF2088">
            <w:pPr>
              <w:rPr>
                <w:rFonts w:cs="Times New Roman"/>
                <w:spacing w:val="10"/>
              </w:rPr>
            </w:pPr>
          </w:p>
        </w:tc>
      </w:tr>
      <w:tr w:rsidR="00953B1C" w:rsidRPr="00EE75EB" w14:paraId="4B8A1A64" w14:textId="77777777" w:rsidTr="00953B1C">
        <w:tc>
          <w:tcPr>
            <w:tcW w:w="1938" w:type="dxa"/>
            <w:vAlign w:val="center"/>
          </w:tcPr>
          <w:p w14:paraId="7F7746ED" w14:textId="77777777" w:rsidR="00953B1C" w:rsidRPr="00EE75EB" w:rsidRDefault="00953B1C" w:rsidP="00CF2088">
            <w:pPr>
              <w:jc w:val="center"/>
              <w:rPr>
                <w:rFonts w:cs="Times New Roman"/>
                <w:spacing w:val="10"/>
              </w:rPr>
            </w:pPr>
            <w:r w:rsidRPr="00EE75EB">
              <w:rPr>
                <w:rFonts w:cs="Times New Roman"/>
                <w:spacing w:val="10"/>
              </w:rPr>
              <w:t>Tự học</w:t>
            </w:r>
          </w:p>
        </w:tc>
        <w:tc>
          <w:tcPr>
            <w:tcW w:w="1330" w:type="dxa"/>
            <w:vAlign w:val="center"/>
          </w:tcPr>
          <w:p w14:paraId="1DE8ED95" w14:textId="77777777" w:rsidR="00953B1C" w:rsidRPr="00EE75EB" w:rsidRDefault="00953B1C" w:rsidP="00CF2088">
            <w:pPr>
              <w:jc w:val="center"/>
              <w:rPr>
                <w:rFonts w:cs="Times New Roman"/>
                <w:spacing w:val="10"/>
              </w:rPr>
            </w:pPr>
            <w:r w:rsidRPr="00EE75EB">
              <w:rPr>
                <w:rFonts w:cs="Times New Roman"/>
                <w:spacing w:val="10"/>
              </w:rPr>
              <w:t>1</w:t>
            </w:r>
          </w:p>
        </w:tc>
        <w:tc>
          <w:tcPr>
            <w:tcW w:w="3122" w:type="dxa"/>
          </w:tcPr>
          <w:p w14:paraId="0BEF2DCC" w14:textId="77777777" w:rsidR="00953B1C" w:rsidRPr="00EE75EB" w:rsidRDefault="00953B1C" w:rsidP="00CF2088">
            <w:pPr>
              <w:ind w:left="314" w:hanging="180"/>
              <w:rPr>
                <w:rFonts w:cs="Times New Roman"/>
                <w:sz w:val="22"/>
              </w:rPr>
            </w:pPr>
          </w:p>
        </w:tc>
        <w:tc>
          <w:tcPr>
            <w:tcW w:w="2250" w:type="dxa"/>
          </w:tcPr>
          <w:p w14:paraId="71BC9537" w14:textId="77777777" w:rsidR="00953B1C" w:rsidRPr="00EE75EB" w:rsidRDefault="00953B1C" w:rsidP="00CF2088">
            <w:pPr>
              <w:rPr>
                <w:rFonts w:cs="Times New Roman"/>
                <w:spacing w:val="10"/>
              </w:rPr>
            </w:pPr>
          </w:p>
        </w:tc>
        <w:tc>
          <w:tcPr>
            <w:tcW w:w="1186" w:type="dxa"/>
          </w:tcPr>
          <w:p w14:paraId="6AB56254" w14:textId="77777777" w:rsidR="00953B1C" w:rsidRPr="00EE75EB" w:rsidRDefault="00953B1C" w:rsidP="00CF2088">
            <w:pPr>
              <w:rPr>
                <w:rFonts w:cs="Times New Roman"/>
                <w:spacing w:val="10"/>
              </w:rPr>
            </w:pPr>
          </w:p>
        </w:tc>
      </w:tr>
    </w:tbl>
    <w:p w14:paraId="193D2BBC" w14:textId="77777777" w:rsidR="003A2BA2" w:rsidRPr="00EE75EB" w:rsidRDefault="003A2BA2" w:rsidP="000B0D9C">
      <w:pPr>
        <w:ind w:firstLine="357"/>
        <w:rPr>
          <w:rFonts w:cs="Times New Roman"/>
          <w:i/>
          <w:iCs/>
          <w:sz w:val="26"/>
          <w:szCs w:val="24"/>
        </w:rPr>
      </w:pPr>
    </w:p>
    <w:p w14:paraId="7D82D9AA" w14:textId="46F8C6F3" w:rsidR="00D0170C" w:rsidRPr="00EE75EB" w:rsidRDefault="00D0170C" w:rsidP="00E82290">
      <w:pPr>
        <w:pStyle w:val="ListParagraph"/>
        <w:numPr>
          <w:ilvl w:val="0"/>
          <w:numId w:val="1"/>
        </w:numPr>
        <w:spacing w:before="240"/>
        <w:ind w:left="714" w:hanging="357"/>
        <w:contextualSpacing w:val="0"/>
        <w:rPr>
          <w:rFonts w:cs="Times New Roman"/>
          <w:b/>
          <w:sz w:val="26"/>
          <w:szCs w:val="24"/>
        </w:rPr>
      </w:pPr>
      <w:r w:rsidRPr="00EE75EB">
        <w:rPr>
          <w:rFonts w:cs="Times New Roman"/>
          <w:b/>
          <w:sz w:val="26"/>
          <w:szCs w:val="24"/>
        </w:rPr>
        <w:t>Phương</w:t>
      </w:r>
      <w:r w:rsidRPr="00EE75EB">
        <w:rPr>
          <w:rFonts w:cs="Times New Roman"/>
          <w:b/>
          <w:sz w:val="26"/>
          <w:szCs w:val="24"/>
          <w:lang w:val="vi-VN"/>
        </w:rPr>
        <w:t xml:space="preserve"> pháp </w:t>
      </w:r>
      <w:r w:rsidR="00380D69" w:rsidRPr="00EE75EB">
        <w:rPr>
          <w:rFonts w:cs="Times New Roman"/>
          <w:b/>
          <w:sz w:val="26"/>
          <w:szCs w:val="24"/>
          <w:lang w:val="vi-VN"/>
        </w:rPr>
        <w:t>dạy – học</w:t>
      </w:r>
    </w:p>
    <w:tbl>
      <w:tblPr>
        <w:tblStyle w:val="TableGrid"/>
        <w:tblW w:w="0" w:type="auto"/>
        <w:tblLook w:val="04A0" w:firstRow="1" w:lastRow="0" w:firstColumn="1" w:lastColumn="0" w:noHBand="0" w:noVBand="1"/>
      </w:tblPr>
      <w:tblGrid>
        <w:gridCol w:w="557"/>
        <w:gridCol w:w="3520"/>
        <w:gridCol w:w="4111"/>
        <w:gridCol w:w="1383"/>
      </w:tblGrid>
      <w:tr w:rsidR="007C2FD7" w:rsidRPr="00EE75EB" w14:paraId="0525578D" w14:textId="77777777" w:rsidTr="00380D69">
        <w:tc>
          <w:tcPr>
            <w:tcW w:w="557" w:type="dxa"/>
          </w:tcPr>
          <w:p w14:paraId="7E1E2DE3" w14:textId="77777777" w:rsidR="00380D69" w:rsidRPr="00EE75EB" w:rsidRDefault="00380D69" w:rsidP="00FA32A2">
            <w:pPr>
              <w:jc w:val="center"/>
              <w:rPr>
                <w:rFonts w:cs="Times New Roman"/>
                <w:b/>
                <w:spacing w:val="10"/>
                <w:lang w:val="vi-VN"/>
              </w:rPr>
            </w:pPr>
            <w:r w:rsidRPr="00EE75EB">
              <w:rPr>
                <w:rFonts w:cs="Times New Roman"/>
                <w:b/>
                <w:spacing w:val="10"/>
                <w:lang w:val="vi-VN"/>
              </w:rPr>
              <w:t>TT</w:t>
            </w:r>
          </w:p>
        </w:tc>
        <w:tc>
          <w:tcPr>
            <w:tcW w:w="3520" w:type="dxa"/>
          </w:tcPr>
          <w:p w14:paraId="66D36B9A" w14:textId="77777777" w:rsidR="00380D69" w:rsidRPr="00EE75EB" w:rsidRDefault="00380D69" w:rsidP="00FA32A2">
            <w:pPr>
              <w:jc w:val="center"/>
              <w:rPr>
                <w:rFonts w:cs="Times New Roman"/>
                <w:b/>
                <w:spacing w:val="10"/>
                <w:lang w:val="vi-VN"/>
              </w:rPr>
            </w:pPr>
            <w:r w:rsidRPr="00EE75EB">
              <w:rPr>
                <w:rFonts w:cs="Times New Roman"/>
                <w:b/>
                <w:spacing w:val="10"/>
                <w:lang w:val="vi-VN"/>
              </w:rPr>
              <w:t>Hình thức tổ chức dạy học</w:t>
            </w:r>
          </w:p>
        </w:tc>
        <w:tc>
          <w:tcPr>
            <w:tcW w:w="4111" w:type="dxa"/>
          </w:tcPr>
          <w:p w14:paraId="57D3E2D0" w14:textId="77777777" w:rsidR="00380D69" w:rsidRPr="00EE75EB" w:rsidRDefault="00380D69" w:rsidP="00FA32A2">
            <w:pPr>
              <w:jc w:val="center"/>
              <w:rPr>
                <w:rFonts w:cs="Times New Roman"/>
                <w:b/>
                <w:spacing w:val="10"/>
                <w:lang w:val="vi-VN"/>
              </w:rPr>
            </w:pPr>
            <w:r w:rsidRPr="00EE75EB">
              <w:rPr>
                <w:rFonts w:cs="Times New Roman"/>
                <w:b/>
                <w:spacing w:val="10"/>
                <w:lang w:val="vi-VN"/>
              </w:rPr>
              <w:t>Phương pháp dạy và học</w:t>
            </w:r>
          </w:p>
        </w:tc>
        <w:tc>
          <w:tcPr>
            <w:tcW w:w="1383" w:type="dxa"/>
          </w:tcPr>
          <w:p w14:paraId="76B126AB" w14:textId="77777777" w:rsidR="00380D69" w:rsidRPr="00EE75EB" w:rsidRDefault="00380D69" w:rsidP="00FA32A2">
            <w:pPr>
              <w:jc w:val="center"/>
              <w:rPr>
                <w:rFonts w:cs="Times New Roman"/>
                <w:b/>
                <w:spacing w:val="10"/>
                <w:lang w:val="vi-VN"/>
              </w:rPr>
            </w:pPr>
            <w:r w:rsidRPr="00EE75EB">
              <w:rPr>
                <w:rFonts w:cs="Times New Roman"/>
                <w:b/>
                <w:spacing w:val="10"/>
                <w:lang w:val="vi-VN"/>
              </w:rPr>
              <w:t>Ghi chú</w:t>
            </w:r>
          </w:p>
        </w:tc>
      </w:tr>
      <w:tr w:rsidR="007C2FD7" w:rsidRPr="00F53E21" w14:paraId="3AA64F87" w14:textId="77777777" w:rsidTr="00380D69">
        <w:tc>
          <w:tcPr>
            <w:tcW w:w="557" w:type="dxa"/>
            <w:vAlign w:val="center"/>
          </w:tcPr>
          <w:p w14:paraId="049C5F38" w14:textId="77777777" w:rsidR="00380D69" w:rsidRPr="00EE75EB" w:rsidRDefault="00380D69" w:rsidP="00380D69">
            <w:pPr>
              <w:jc w:val="center"/>
              <w:rPr>
                <w:rFonts w:cs="Times New Roman"/>
                <w:bCs/>
                <w:spacing w:val="10"/>
                <w:lang w:val="vi-VN"/>
              </w:rPr>
            </w:pPr>
            <w:r w:rsidRPr="00EE75EB">
              <w:rPr>
                <w:rFonts w:cs="Times New Roman"/>
                <w:bCs/>
                <w:spacing w:val="10"/>
                <w:lang w:val="vi-VN"/>
              </w:rPr>
              <w:t>1.</w:t>
            </w:r>
          </w:p>
        </w:tc>
        <w:tc>
          <w:tcPr>
            <w:tcW w:w="3520" w:type="dxa"/>
            <w:vAlign w:val="center"/>
          </w:tcPr>
          <w:p w14:paraId="7DFD9426" w14:textId="77777777" w:rsidR="00380D69" w:rsidRPr="00EE75EB" w:rsidRDefault="00380D69" w:rsidP="00380D69">
            <w:pPr>
              <w:jc w:val="left"/>
              <w:rPr>
                <w:rFonts w:cs="Times New Roman"/>
                <w:bCs/>
                <w:spacing w:val="10"/>
                <w:lang w:val="vi-VN"/>
              </w:rPr>
            </w:pPr>
            <w:r w:rsidRPr="00EE75EB">
              <w:rPr>
                <w:rFonts w:cs="Times New Roman"/>
                <w:bCs/>
                <w:spacing w:val="10"/>
                <w:lang w:val="vi-VN"/>
              </w:rPr>
              <w:t>Lý thuyết</w:t>
            </w:r>
          </w:p>
        </w:tc>
        <w:tc>
          <w:tcPr>
            <w:tcW w:w="4111" w:type="dxa"/>
          </w:tcPr>
          <w:p w14:paraId="0429677A" w14:textId="77777777" w:rsidR="00380D69" w:rsidRPr="00EE75EB" w:rsidRDefault="00380D69" w:rsidP="00FA32A2">
            <w:pPr>
              <w:rPr>
                <w:rFonts w:cs="Times New Roman"/>
                <w:bCs/>
                <w:i/>
                <w:iCs/>
                <w:spacing w:val="10"/>
                <w:lang w:val="vi-VN"/>
              </w:rPr>
            </w:pPr>
            <w:r w:rsidRPr="00CA6FFD">
              <w:rPr>
                <w:rFonts w:cs="Times New Roman"/>
                <w:bCs/>
                <w:i/>
                <w:iCs/>
                <w:spacing w:val="10"/>
                <w:lang w:val="vi-VN"/>
              </w:rPr>
              <w:t>Diễn</w:t>
            </w:r>
            <w:r w:rsidRPr="00EE75EB">
              <w:rPr>
                <w:rFonts w:cs="Times New Roman"/>
                <w:bCs/>
                <w:i/>
                <w:iCs/>
                <w:spacing w:val="10"/>
                <w:lang w:val="vi-VN"/>
              </w:rPr>
              <w:t xml:space="preserve"> giảng trên lớp, kết hợp với liên hệ thực tế</w:t>
            </w:r>
          </w:p>
        </w:tc>
        <w:tc>
          <w:tcPr>
            <w:tcW w:w="1383" w:type="dxa"/>
          </w:tcPr>
          <w:p w14:paraId="43735590" w14:textId="77777777" w:rsidR="00380D69" w:rsidRPr="00EE75EB" w:rsidRDefault="00380D69" w:rsidP="00FA32A2">
            <w:pPr>
              <w:rPr>
                <w:rFonts w:cs="Times New Roman"/>
                <w:bCs/>
                <w:spacing w:val="10"/>
                <w:lang w:val="vi-VN"/>
              </w:rPr>
            </w:pPr>
          </w:p>
        </w:tc>
      </w:tr>
      <w:tr w:rsidR="007C2FD7" w:rsidRPr="00EE75EB" w14:paraId="68F52EA4" w14:textId="77777777" w:rsidTr="00380D69">
        <w:tc>
          <w:tcPr>
            <w:tcW w:w="557" w:type="dxa"/>
            <w:vAlign w:val="center"/>
          </w:tcPr>
          <w:p w14:paraId="1945BC32" w14:textId="77777777" w:rsidR="00380D69" w:rsidRPr="00EE75EB" w:rsidRDefault="00380D69" w:rsidP="00380D69">
            <w:pPr>
              <w:jc w:val="center"/>
              <w:rPr>
                <w:rFonts w:cs="Times New Roman"/>
                <w:bCs/>
                <w:spacing w:val="10"/>
                <w:lang w:val="vi-VN"/>
              </w:rPr>
            </w:pPr>
            <w:r w:rsidRPr="00EE75EB">
              <w:rPr>
                <w:rFonts w:cs="Times New Roman"/>
                <w:bCs/>
                <w:spacing w:val="10"/>
                <w:lang w:val="vi-VN"/>
              </w:rPr>
              <w:t>2.</w:t>
            </w:r>
          </w:p>
        </w:tc>
        <w:tc>
          <w:tcPr>
            <w:tcW w:w="3520" w:type="dxa"/>
            <w:vAlign w:val="center"/>
          </w:tcPr>
          <w:p w14:paraId="23518EF3" w14:textId="77777777" w:rsidR="00380D69" w:rsidRPr="00EE75EB" w:rsidRDefault="00380D69" w:rsidP="00380D69">
            <w:pPr>
              <w:jc w:val="left"/>
              <w:rPr>
                <w:rFonts w:cs="Times New Roman"/>
                <w:bCs/>
                <w:spacing w:val="10"/>
                <w:lang w:val="vi-VN"/>
              </w:rPr>
            </w:pPr>
            <w:r w:rsidRPr="00EE75EB">
              <w:rPr>
                <w:rFonts w:cs="Times New Roman"/>
                <w:bCs/>
                <w:spacing w:val="10"/>
                <w:lang w:val="vi-VN"/>
              </w:rPr>
              <w:t>Thực hành</w:t>
            </w:r>
          </w:p>
        </w:tc>
        <w:tc>
          <w:tcPr>
            <w:tcW w:w="4111" w:type="dxa"/>
          </w:tcPr>
          <w:p w14:paraId="0AE5D061" w14:textId="77777777" w:rsidR="00380D69" w:rsidRPr="00EE75EB" w:rsidRDefault="00380D69" w:rsidP="00FA32A2">
            <w:pPr>
              <w:rPr>
                <w:rFonts w:cs="Times New Roman"/>
                <w:bCs/>
                <w:i/>
                <w:iCs/>
                <w:spacing w:val="10"/>
                <w:lang w:val="vi-VN"/>
              </w:rPr>
            </w:pPr>
            <w:r w:rsidRPr="00EE75EB">
              <w:rPr>
                <w:rFonts w:cs="Times New Roman"/>
                <w:bCs/>
                <w:i/>
                <w:iCs/>
                <w:spacing w:val="10"/>
              </w:rPr>
              <w:t>Thực</w:t>
            </w:r>
            <w:r w:rsidRPr="00EE75EB">
              <w:rPr>
                <w:rFonts w:cs="Times New Roman"/>
                <w:bCs/>
                <w:i/>
                <w:iCs/>
                <w:spacing w:val="10"/>
                <w:lang w:val="vi-VN"/>
              </w:rPr>
              <w:t xml:space="preserve"> hành, Thí nghiệm</w:t>
            </w:r>
          </w:p>
        </w:tc>
        <w:tc>
          <w:tcPr>
            <w:tcW w:w="1383" w:type="dxa"/>
          </w:tcPr>
          <w:p w14:paraId="2D77D362" w14:textId="77777777" w:rsidR="00380D69" w:rsidRPr="00EE75EB" w:rsidRDefault="00380D69" w:rsidP="00FA32A2">
            <w:pPr>
              <w:rPr>
                <w:rFonts w:cs="Times New Roman"/>
                <w:bCs/>
                <w:spacing w:val="10"/>
                <w:lang w:val="vi-VN"/>
              </w:rPr>
            </w:pPr>
          </w:p>
        </w:tc>
      </w:tr>
      <w:tr w:rsidR="007C2FD7" w:rsidRPr="00F53E21" w14:paraId="6C2483DC" w14:textId="77777777" w:rsidTr="00380D69">
        <w:tc>
          <w:tcPr>
            <w:tcW w:w="557" w:type="dxa"/>
            <w:vAlign w:val="center"/>
          </w:tcPr>
          <w:p w14:paraId="210B33D4" w14:textId="77777777" w:rsidR="00380D69" w:rsidRPr="00EE75EB" w:rsidRDefault="00380D69" w:rsidP="00380D69">
            <w:pPr>
              <w:jc w:val="center"/>
              <w:rPr>
                <w:rFonts w:cs="Times New Roman"/>
                <w:bCs/>
                <w:spacing w:val="10"/>
                <w:lang w:val="vi-VN"/>
              </w:rPr>
            </w:pPr>
            <w:r w:rsidRPr="00EE75EB">
              <w:rPr>
                <w:rFonts w:cs="Times New Roman"/>
                <w:bCs/>
                <w:spacing w:val="10"/>
                <w:lang w:val="vi-VN"/>
              </w:rPr>
              <w:t>3.</w:t>
            </w:r>
          </w:p>
        </w:tc>
        <w:tc>
          <w:tcPr>
            <w:tcW w:w="3520" w:type="dxa"/>
            <w:vAlign w:val="center"/>
          </w:tcPr>
          <w:p w14:paraId="45D01538" w14:textId="77777777" w:rsidR="00380D69" w:rsidRPr="00EE75EB" w:rsidRDefault="00380D69" w:rsidP="00380D69">
            <w:pPr>
              <w:jc w:val="left"/>
              <w:rPr>
                <w:rFonts w:cs="Times New Roman"/>
                <w:bCs/>
                <w:spacing w:val="10"/>
                <w:lang w:val="vi-VN"/>
              </w:rPr>
            </w:pPr>
            <w:r w:rsidRPr="00EE75EB">
              <w:rPr>
                <w:rFonts w:cs="Times New Roman"/>
                <w:bCs/>
                <w:spacing w:val="10"/>
                <w:lang w:val="vi-VN"/>
              </w:rPr>
              <w:t>Bài tập</w:t>
            </w:r>
          </w:p>
        </w:tc>
        <w:tc>
          <w:tcPr>
            <w:tcW w:w="4111" w:type="dxa"/>
          </w:tcPr>
          <w:p w14:paraId="5ACAF0F1" w14:textId="77777777" w:rsidR="00380D69" w:rsidRPr="00EE75EB" w:rsidRDefault="00380D69" w:rsidP="00FA32A2">
            <w:pPr>
              <w:rPr>
                <w:rFonts w:cs="Times New Roman"/>
                <w:bCs/>
                <w:i/>
                <w:iCs/>
                <w:spacing w:val="10"/>
                <w:lang w:val="vi-VN"/>
              </w:rPr>
            </w:pPr>
            <w:r w:rsidRPr="00EE75EB">
              <w:rPr>
                <w:rFonts w:cs="Times New Roman"/>
                <w:bCs/>
                <w:i/>
                <w:iCs/>
                <w:spacing w:val="10"/>
                <w:lang w:val="vi-VN"/>
              </w:rPr>
              <w:t>Báo cáo nhóm, Phân tích, Đánh giá, Thuyết trình</w:t>
            </w:r>
          </w:p>
        </w:tc>
        <w:tc>
          <w:tcPr>
            <w:tcW w:w="1383" w:type="dxa"/>
          </w:tcPr>
          <w:p w14:paraId="368A2119" w14:textId="77777777" w:rsidR="00380D69" w:rsidRPr="00EE75EB" w:rsidRDefault="00380D69" w:rsidP="00FA32A2">
            <w:pPr>
              <w:rPr>
                <w:rFonts w:cs="Times New Roman"/>
                <w:bCs/>
                <w:spacing w:val="10"/>
                <w:lang w:val="vi-VN"/>
              </w:rPr>
            </w:pPr>
          </w:p>
        </w:tc>
      </w:tr>
      <w:tr w:rsidR="007C2FD7" w:rsidRPr="00F53E21" w14:paraId="06C3643E" w14:textId="77777777" w:rsidTr="00380D69">
        <w:tc>
          <w:tcPr>
            <w:tcW w:w="557" w:type="dxa"/>
            <w:vAlign w:val="center"/>
          </w:tcPr>
          <w:p w14:paraId="4FE38F93" w14:textId="77777777" w:rsidR="00380D69" w:rsidRPr="00EE75EB" w:rsidRDefault="00380D69" w:rsidP="00380D69">
            <w:pPr>
              <w:jc w:val="center"/>
              <w:rPr>
                <w:rFonts w:cs="Times New Roman"/>
                <w:bCs/>
                <w:spacing w:val="10"/>
                <w:lang w:val="vi-VN"/>
              </w:rPr>
            </w:pPr>
            <w:r w:rsidRPr="00EE75EB">
              <w:rPr>
                <w:rFonts w:cs="Times New Roman"/>
                <w:bCs/>
                <w:spacing w:val="10"/>
                <w:lang w:val="vi-VN"/>
              </w:rPr>
              <w:t>4.</w:t>
            </w:r>
          </w:p>
        </w:tc>
        <w:tc>
          <w:tcPr>
            <w:tcW w:w="3520" w:type="dxa"/>
            <w:vAlign w:val="center"/>
          </w:tcPr>
          <w:p w14:paraId="6807CF98" w14:textId="77777777" w:rsidR="00380D69" w:rsidRPr="00EE75EB" w:rsidRDefault="00380D69" w:rsidP="00380D69">
            <w:pPr>
              <w:jc w:val="left"/>
              <w:rPr>
                <w:rFonts w:cs="Times New Roman"/>
                <w:bCs/>
                <w:spacing w:val="10"/>
                <w:lang w:val="vi-VN"/>
              </w:rPr>
            </w:pPr>
            <w:r w:rsidRPr="00EE75EB">
              <w:rPr>
                <w:rFonts w:cs="Times New Roman"/>
                <w:bCs/>
                <w:spacing w:val="10"/>
                <w:lang w:val="vi-VN"/>
              </w:rPr>
              <w:t>Thảo luận</w:t>
            </w:r>
          </w:p>
        </w:tc>
        <w:tc>
          <w:tcPr>
            <w:tcW w:w="4111" w:type="dxa"/>
          </w:tcPr>
          <w:p w14:paraId="0EB3E838" w14:textId="7C99CFF1" w:rsidR="00380D69" w:rsidRPr="00CA6FFD" w:rsidRDefault="00380D69" w:rsidP="00ED32EF">
            <w:pPr>
              <w:rPr>
                <w:rFonts w:cs="Times New Roman"/>
                <w:bCs/>
                <w:i/>
                <w:iCs/>
                <w:spacing w:val="10"/>
                <w:lang w:val="vi-VN"/>
              </w:rPr>
            </w:pPr>
            <w:r w:rsidRPr="00EE75EB">
              <w:rPr>
                <w:rFonts w:cs="Times New Roman"/>
                <w:bCs/>
                <w:i/>
                <w:iCs/>
                <w:spacing w:val="10"/>
                <w:lang w:val="vi-VN"/>
              </w:rPr>
              <w:t>Câu hỏi, Báo cáo, Thuyế</w:t>
            </w:r>
            <w:r w:rsidR="00ED32EF">
              <w:rPr>
                <w:rFonts w:cs="Times New Roman"/>
                <w:bCs/>
                <w:i/>
                <w:iCs/>
                <w:spacing w:val="10"/>
                <w:lang w:val="vi-VN"/>
              </w:rPr>
              <w:t>t trình</w:t>
            </w:r>
            <w:r w:rsidRPr="00EE75EB">
              <w:rPr>
                <w:rFonts w:cs="Times New Roman"/>
                <w:bCs/>
                <w:i/>
                <w:iCs/>
                <w:spacing w:val="10"/>
                <w:lang w:val="vi-VN"/>
              </w:rPr>
              <w:t xml:space="preserve">; </w:t>
            </w:r>
          </w:p>
        </w:tc>
        <w:tc>
          <w:tcPr>
            <w:tcW w:w="1383" w:type="dxa"/>
          </w:tcPr>
          <w:p w14:paraId="26E05256" w14:textId="77777777" w:rsidR="00380D69" w:rsidRPr="00EE75EB" w:rsidRDefault="00380D69" w:rsidP="00FA32A2">
            <w:pPr>
              <w:rPr>
                <w:rFonts w:cs="Times New Roman"/>
                <w:bCs/>
                <w:spacing w:val="10"/>
                <w:lang w:val="vi-VN"/>
              </w:rPr>
            </w:pPr>
          </w:p>
        </w:tc>
      </w:tr>
      <w:tr w:rsidR="007C2FD7" w:rsidRPr="00F53E21" w14:paraId="5B19E7F3" w14:textId="77777777" w:rsidTr="00380D69">
        <w:tc>
          <w:tcPr>
            <w:tcW w:w="557" w:type="dxa"/>
            <w:vAlign w:val="center"/>
          </w:tcPr>
          <w:p w14:paraId="10E95E71" w14:textId="77777777" w:rsidR="00380D69" w:rsidRPr="00EE75EB" w:rsidRDefault="00380D69" w:rsidP="00380D69">
            <w:pPr>
              <w:jc w:val="center"/>
              <w:rPr>
                <w:rFonts w:cs="Times New Roman"/>
                <w:bCs/>
                <w:spacing w:val="10"/>
              </w:rPr>
            </w:pPr>
            <w:r w:rsidRPr="00EE75EB">
              <w:rPr>
                <w:rFonts w:cs="Times New Roman"/>
                <w:bCs/>
                <w:spacing w:val="10"/>
                <w:lang w:val="vi-VN"/>
              </w:rPr>
              <w:t>5.</w:t>
            </w:r>
          </w:p>
        </w:tc>
        <w:tc>
          <w:tcPr>
            <w:tcW w:w="3520" w:type="dxa"/>
            <w:vAlign w:val="center"/>
          </w:tcPr>
          <w:p w14:paraId="63D8C634" w14:textId="77777777" w:rsidR="00380D69" w:rsidRPr="00EE75EB" w:rsidRDefault="00380D69" w:rsidP="00380D69">
            <w:pPr>
              <w:jc w:val="left"/>
              <w:rPr>
                <w:rFonts w:cs="Times New Roman"/>
                <w:bCs/>
                <w:spacing w:val="10"/>
                <w:lang w:val="vi-VN"/>
              </w:rPr>
            </w:pPr>
            <w:r w:rsidRPr="00EE75EB">
              <w:rPr>
                <w:rFonts w:cs="Times New Roman"/>
                <w:bCs/>
                <w:spacing w:val="10"/>
                <w:lang w:val="vi-VN"/>
              </w:rPr>
              <w:t>Tự học, Tự nghiên cứu</w:t>
            </w:r>
          </w:p>
        </w:tc>
        <w:tc>
          <w:tcPr>
            <w:tcW w:w="4111" w:type="dxa"/>
          </w:tcPr>
          <w:p w14:paraId="0E3898BA" w14:textId="77777777" w:rsidR="00380D69" w:rsidRPr="00EE75EB" w:rsidRDefault="00380D69" w:rsidP="00FA32A2">
            <w:pPr>
              <w:rPr>
                <w:rFonts w:cs="Times New Roman"/>
                <w:bCs/>
                <w:i/>
                <w:iCs/>
                <w:spacing w:val="10"/>
                <w:lang w:val="vi-VN"/>
              </w:rPr>
            </w:pPr>
            <w:r w:rsidRPr="00EE75EB">
              <w:rPr>
                <w:rFonts w:cs="Times New Roman"/>
                <w:bCs/>
                <w:i/>
                <w:iCs/>
                <w:spacing w:val="10"/>
                <w:lang w:val="vi-VN"/>
              </w:rPr>
              <w:t>Tự học, Tự nghiên cứu có định hướng</w:t>
            </w:r>
          </w:p>
        </w:tc>
        <w:tc>
          <w:tcPr>
            <w:tcW w:w="1383" w:type="dxa"/>
          </w:tcPr>
          <w:p w14:paraId="2C47D743" w14:textId="77777777" w:rsidR="00380D69" w:rsidRPr="00EE75EB" w:rsidRDefault="00380D69" w:rsidP="00FA32A2">
            <w:pPr>
              <w:rPr>
                <w:rFonts w:cs="Times New Roman"/>
                <w:bCs/>
                <w:spacing w:val="10"/>
                <w:lang w:val="vi-VN"/>
              </w:rPr>
            </w:pPr>
          </w:p>
        </w:tc>
      </w:tr>
    </w:tbl>
    <w:p w14:paraId="6671F502" w14:textId="5C928EF3" w:rsidR="00C000AA" w:rsidRPr="00CA6FFD" w:rsidRDefault="00284EAA" w:rsidP="00E82290">
      <w:pPr>
        <w:pStyle w:val="ListParagraph"/>
        <w:numPr>
          <w:ilvl w:val="0"/>
          <w:numId w:val="1"/>
        </w:numPr>
        <w:spacing w:before="240"/>
        <w:ind w:left="714" w:hanging="357"/>
        <w:contextualSpacing w:val="0"/>
        <w:rPr>
          <w:rFonts w:cs="Times New Roman"/>
          <w:b/>
          <w:sz w:val="26"/>
          <w:szCs w:val="24"/>
          <w:lang w:val="vi-VN"/>
        </w:rPr>
      </w:pPr>
      <w:r w:rsidRPr="00CA6FFD">
        <w:rPr>
          <w:rFonts w:cs="Times New Roman"/>
          <w:b/>
          <w:sz w:val="26"/>
          <w:szCs w:val="24"/>
          <w:lang w:val="vi-VN"/>
        </w:rPr>
        <w:t xml:space="preserve">Chính sách đối với </w:t>
      </w:r>
      <w:r w:rsidR="00D0170C" w:rsidRPr="00CA6FFD">
        <w:rPr>
          <w:rFonts w:cs="Times New Roman"/>
          <w:b/>
          <w:sz w:val="26"/>
          <w:szCs w:val="24"/>
          <w:lang w:val="vi-VN"/>
        </w:rPr>
        <w:t>học</w:t>
      </w:r>
      <w:r w:rsidR="00D0170C" w:rsidRPr="00EE75EB">
        <w:rPr>
          <w:rFonts w:cs="Times New Roman"/>
          <w:b/>
          <w:sz w:val="26"/>
          <w:szCs w:val="24"/>
          <w:lang w:val="vi-VN"/>
        </w:rPr>
        <w:t xml:space="preserve"> phần/</w:t>
      </w:r>
      <w:r w:rsidRPr="00CA6FFD">
        <w:rPr>
          <w:rFonts w:cs="Times New Roman"/>
          <w:b/>
          <w:sz w:val="26"/>
          <w:szCs w:val="24"/>
          <w:lang w:val="vi-VN"/>
        </w:rPr>
        <w:t>môn học và các yêu cầu khác</w:t>
      </w:r>
    </w:p>
    <w:p w14:paraId="7DBEDC9F" w14:textId="7EDC48EC" w:rsidR="00D25D2A" w:rsidRPr="00CA6FFD" w:rsidRDefault="00E061B8" w:rsidP="00E061B8">
      <w:pPr>
        <w:ind w:firstLine="357"/>
        <w:rPr>
          <w:rFonts w:cs="Times New Roman"/>
          <w:lang w:val="vi-VN"/>
        </w:rPr>
      </w:pPr>
      <w:r w:rsidRPr="00CA6FFD">
        <w:rPr>
          <w:rFonts w:cs="Times New Roman"/>
          <w:lang w:val="vi-VN"/>
        </w:rPr>
        <w:t>Các bài tập phải làm đúng hạn</w:t>
      </w:r>
      <w:r w:rsidRPr="00EE75EB">
        <w:rPr>
          <w:rFonts w:cs="Times New Roman"/>
          <w:lang w:val="vi-VN"/>
        </w:rPr>
        <w:t>, n</w:t>
      </w:r>
      <w:r w:rsidRPr="00CA6FFD">
        <w:rPr>
          <w:rFonts w:cs="Times New Roman"/>
          <w:lang w:val="vi-VN"/>
        </w:rPr>
        <w:t>ếu không đúng hạn sẽ bị điểm 0.</w:t>
      </w:r>
      <w:r w:rsidRPr="00EE75EB">
        <w:rPr>
          <w:rFonts w:cs="Times New Roman"/>
          <w:lang w:val="vi-VN"/>
        </w:rPr>
        <w:t xml:space="preserve"> </w:t>
      </w:r>
      <w:r w:rsidRPr="00CA6FFD">
        <w:rPr>
          <w:rFonts w:cs="Times New Roman"/>
          <w:lang w:val="vi-VN"/>
        </w:rPr>
        <w:t>Thiếu một điểm thành phần (bài tập, bài kiểm tra giữa kỳ), hoặc nghỉ quá 20% tổng số giờ của môn học</w:t>
      </w:r>
      <w:r w:rsidRPr="00EE75EB">
        <w:rPr>
          <w:rFonts w:cs="Times New Roman"/>
          <w:lang w:val="vi-VN"/>
        </w:rPr>
        <w:t xml:space="preserve"> sinh viên sẽ</w:t>
      </w:r>
      <w:r w:rsidRPr="00CA6FFD">
        <w:rPr>
          <w:rFonts w:cs="Times New Roman"/>
          <w:lang w:val="vi-VN"/>
        </w:rPr>
        <w:t xml:space="preserve"> không được thi hết môn.</w:t>
      </w:r>
    </w:p>
    <w:p w14:paraId="1E22A837" w14:textId="77777777" w:rsidR="00C51B46" w:rsidRPr="00CA6FFD" w:rsidRDefault="00C51B46" w:rsidP="00D25D2A">
      <w:pPr>
        <w:pStyle w:val="ListParagraph"/>
        <w:numPr>
          <w:ilvl w:val="0"/>
          <w:numId w:val="1"/>
        </w:numPr>
        <w:ind w:left="714" w:hanging="357"/>
        <w:contextualSpacing w:val="0"/>
        <w:rPr>
          <w:rFonts w:cs="Times New Roman"/>
          <w:b/>
          <w:sz w:val="26"/>
          <w:szCs w:val="24"/>
          <w:lang w:val="vi-VN"/>
        </w:rPr>
      </w:pPr>
      <w:r w:rsidRPr="00CA6FFD">
        <w:rPr>
          <w:rFonts w:cs="Times New Roman"/>
          <w:b/>
          <w:sz w:val="26"/>
          <w:szCs w:val="24"/>
          <w:lang w:val="vi-VN"/>
        </w:rPr>
        <w:t>Phương pháp, hình thức kiểm tra – đánh giá kết quả học tập</w:t>
      </w:r>
    </w:p>
    <w:p w14:paraId="329C018D" w14:textId="7988B20C" w:rsidR="00C51B46" w:rsidRPr="00CA6FFD" w:rsidRDefault="00C51B46" w:rsidP="00380D69">
      <w:pPr>
        <w:pStyle w:val="ListParagraph"/>
        <w:numPr>
          <w:ilvl w:val="1"/>
          <w:numId w:val="1"/>
        </w:numPr>
        <w:ind w:left="1134" w:hanging="774"/>
        <w:rPr>
          <w:rFonts w:cs="Times New Roman"/>
          <w:b/>
          <w:i/>
          <w:sz w:val="26"/>
          <w:szCs w:val="24"/>
          <w:lang w:val="vi-VN"/>
        </w:rPr>
      </w:pPr>
      <w:r w:rsidRPr="00CA6FFD">
        <w:rPr>
          <w:rFonts w:cs="Times New Roman"/>
          <w:b/>
          <w:i/>
          <w:sz w:val="26"/>
          <w:szCs w:val="24"/>
          <w:lang w:val="vi-VN"/>
        </w:rPr>
        <w:t xml:space="preserve">Kiểm tra – đánh giá </w:t>
      </w:r>
      <w:r w:rsidR="00A47F45" w:rsidRPr="00CA6FFD">
        <w:rPr>
          <w:rFonts w:cs="Times New Roman"/>
          <w:b/>
          <w:i/>
          <w:sz w:val="26"/>
          <w:szCs w:val="24"/>
          <w:lang w:val="vi-VN"/>
        </w:rPr>
        <w:t>định kỳ</w:t>
      </w:r>
    </w:p>
    <w:tbl>
      <w:tblPr>
        <w:tblStyle w:val="TableGrid"/>
        <w:tblW w:w="0" w:type="auto"/>
        <w:jc w:val="center"/>
        <w:tblLook w:val="04A0" w:firstRow="1" w:lastRow="0" w:firstColumn="1" w:lastColumn="0" w:noHBand="0" w:noVBand="1"/>
      </w:tblPr>
      <w:tblGrid>
        <w:gridCol w:w="6062"/>
        <w:gridCol w:w="1701"/>
        <w:gridCol w:w="1525"/>
      </w:tblGrid>
      <w:tr w:rsidR="007C2FD7" w:rsidRPr="00EE75EB" w14:paraId="109E0C38" w14:textId="77777777" w:rsidTr="00453874">
        <w:trPr>
          <w:jc w:val="center"/>
        </w:trPr>
        <w:tc>
          <w:tcPr>
            <w:tcW w:w="6062" w:type="dxa"/>
            <w:vAlign w:val="center"/>
          </w:tcPr>
          <w:p w14:paraId="25F44136" w14:textId="77777777" w:rsidR="00A47F45" w:rsidRPr="00CA6FFD" w:rsidRDefault="00A47F45" w:rsidP="00A47F45">
            <w:pPr>
              <w:spacing w:before="60" w:after="60"/>
              <w:jc w:val="center"/>
              <w:rPr>
                <w:rFonts w:cs="Times New Roman"/>
                <w:b/>
                <w:szCs w:val="24"/>
                <w:lang w:val="vi-VN"/>
              </w:rPr>
            </w:pPr>
            <w:r w:rsidRPr="00CA6FFD">
              <w:rPr>
                <w:rFonts w:cs="Times New Roman"/>
                <w:b/>
                <w:szCs w:val="24"/>
                <w:lang w:val="vi-VN"/>
              </w:rPr>
              <w:t>Hình thức kiểm tra</w:t>
            </w:r>
          </w:p>
          <w:p w14:paraId="267676EE" w14:textId="77777777" w:rsidR="00A47F45" w:rsidRPr="00CA6FFD" w:rsidRDefault="00A47F45" w:rsidP="00A47F45">
            <w:pPr>
              <w:spacing w:before="60" w:after="60"/>
              <w:jc w:val="center"/>
              <w:rPr>
                <w:rFonts w:cs="Times New Roman"/>
                <w:i/>
                <w:szCs w:val="24"/>
                <w:lang w:val="vi-VN"/>
              </w:rPr>
            </w:pPr>
            <w:r w:rsidRPr="00CA6FFD">
              <w:rPr>
                <w:rFonts w:cs="Times New Roman"/>
                <w:i/>
                <w:szCs w:val="24"/>
                <w:lang w:val="vi-VN"/>
              </w:rPr>
              <w:t>(Tham khảo dưới đây)</w:t>
            </w:r>
          </w:p>
        </w:tc>
        <w:tc>
          <w:tcPr>
            <w:tcW w:w="1701" w:type="dxa"/>
            <w:vAlign w:val="center"/>
          </w:tcPr>
          <w:p w14:paraId="29BD58C9" w14:textId="77777777" w:rsidR="00A47F45" w:rsidRPr="00EE75EB" w:rsidRDefault="00A47F45" w:rsidP="00A47F45">
            <w:pPr>
              <w:spacing w:before="60" w:after="60"/>
              <w:jc w:val="center"/>
              <w:rPr>
                <w:rFonts w:cs="Times New Roman"/>
                <w:b/>
                <w:szCs w:val="24"/>
              </w:rPr>
            </w:pPr>
            <w:r w:rsidRPr="00EE75EB">
              <w:rPr>
                <w:rFonts w:cs="Times New Roman"/>
                <w:b/>
                <w:szCs w:val="24"/>
              </w:rPr>
              <w:t>Tỷ lệ đánh giá</w:t>
            </w:r>
          </w:p>
        </w:tc>
        <w:tc>
          <w:tcPr>
            <w:tcW w:w="1525" w:type="dxa"/>
            <w:vAlign w:val="center"/>
          </w:tcPr>
          <w:p w14:paraId="6003E611" w14:textId="77777777" w:rsidR="00A47F45" w:rsidRPr="00EE75EB" w:rsidRDefault="00A47F45" w:rsidP="00A47F45">
            <w:pPr>
              <w:spacing w:before="60" w:after="60"/>
              <w:jc w:val="center"/>
              <w:rPr>
                <w:rFonts w:cs="Times New Roman"/>
                <w:b/>
                <w:szCs w:val="24"/>
              </w:rPr>
            </w:pPr>
            <w:r w:rsidRPr="00EE75EB">
              <w:rPr>
                <w:rFonts w:cs="Times New Roman"/>
                <w:b/>
                <w:szCs w:val="24"/>
              </w:rPr>
              <w:t>Đặc điểm đánh giá</w:t>
            </w:r>
          </w:p>
        </w:tc>
      </w:tr>
      <w:tr w:rsidR="007C2FD7" w:rsidRPr="00EE75EB" w14:paraId="7DE5DE25" w14:textId="77777777" w:rsidTr="00453874">
        <w:trPr>
          <w:jc w:val="center"/>
        </w:trPr>
        <w:tc>
          <w:tcPr>
            <w:tcW w:w="6062" w:type="dxa"/>
          </w:tcPr>
          <w:p w14:paraId="1A47855B" w14:textId="77777777" w:rsidR="00A47F45" w:rsidRPr="00EE75EB" w:rsidRDefault="00A47F45" w:rsidP="00A47F45">
            <w:pPr>
              <w:spacing w:before="60" w:after="60"/>
              <w:rPr>
                <w:rFonts w:cs="Times New Roman"/>
                <w:szCs w:val="24"/>
              </w:rPr>
            </w:pPr>
            <w:r w:rsidRPr="00EE75EB">
              <w:rPr>
                <w:rFonts w:cs="Times New Roman"/>
                <w:szCs w:val="24"/>
              </w:rPr>
              <w:t>- Tham gia học tập trên lớp (đi học đầy đủ, tích cực thảo luận)</w:t>
            </w:r>
          </w:p>
        </w:tc>
        <w:tc>
          <w:tcPr>
            <w:tcW w:w="1701" w:type="dxa"/>
          </w:tcPr>
          <w:p w14:paraId="44D3B2B3" w14:textId="0F6E9172" w:rsidR="00A47F45" w:rsidRPr="00EE75EB" w:rsidRDefault="00E061B8" w:rsidP="00A47F45">
            <w:pPr>
              <w:spacing w:before="60" w:after="60"/>
              <w:jc w:val="center"/>
              <w:rPr>
                <w:rFonts w:cs="Times New Roman"/>
                <w:szCs w:val="24"/>
              </w:rPr>
            </w:pPr>
            <w:r w:rsidRPr="00EE75EB">
              <w:rPr>
                <w:rFonts w:cs="Times New Roman"/>
                <w:szCs w:val="24"/>
              </w:rPr>
              <w:t>10%</w:t>
            </w:r>
          </w:p>
        </w:tc>
        <w:tc>
          <w:tcPr>
            <w:tcW w:w="1525" w:type="dxa"/>
          </w:tcPr>
          <w:p w14:paraId="087B512D" w14:textId="77777777" w:rsidR="00A47F45" w:rsidRPr="00EE75EB" w:rsidRDefault="00A47F45" w:rsidP="00A47F45">
            <w:pPr>
              <w:spacing w:before="60" w:after="60"/>
              <w:jc w:val="center"/>
              <w:rPr>
                <w:rFonts w:cs="Times New Roman"/>
                <w:szCs w:val="24"/>
              </w:rPr>
            </w:pPr>
            <w:r w:rsidRPr="00EE75EB">
              <w:rPr>
                <w:rFonts w:cs="Times New Roman"/>
                <w:szCs w:val="24"/>
              </w:rPr>
              <w:t>Cá nhân</w:t>
            </w:r>
          </w:p>
        </w:tc>
      </w:tr>
      <w:tr w:rsidR="007C2FD7" w:rsidRPr="00EE75EB" w14:paraId="2427D567" w14:textId="77777777" w:rsidTr="00453874">
        <w:trPr>
          <w:jc w:val="center"/>
        </w:trPr>
        <w:tc>
          <w:tcPr>
            <w:tcW w:w="6062" w:type="dxa"/>
          </w:tcPr>
          <w:p w14:paraId="7688377C" w14:textId="77777777" w:rsidR="00A47F45" w:rsidRPr="00EE75EB" w:rsidRDefault="00A47F45" w:rsidP="00A47F45">
            <w:pPr>
              <w:spacing w:before="60" w:after="60"/>
              <w:rPr>
                <w:rFonts w:cs="Times New Roman"/>
                <w:szCs w:val="24"/>
              </w:rPr>
            </w:pPr>
            <w:r w:rsidRPr="00EE75EB">
              <w:rPr>
                <w:rFonts w:cs="Times New Roman"/>
                <w:szCs w:val="24"/>
              </w:rPr>
              <w:t>- Bài tập, Thảo luận trên lớp</w:t>
            </w:r>
          </w:p>
        </w:tc>
        <w:tc>
          <w:tcPr>
            <w:tcW w:w="1701" w:type="dxa"/>
          </w:tcPr>
          <w:p w14:paraId="62C58E99" w14:textId="5778C31C" w:rsidR="00A47F45" w:rsidRPr="00EE75EB" w:rsidRDefault="00E061B8" w:rsidP="00A47F45">
            <w:pPr>
              <w:spacing w:before="60" w:after="60"/>
              <w:jc w:val="center"/>
              <w:rPr>
                <w:rFonts w:cs="Times New Roman"/>
                <w:szCs w:val="24"/>
              </w:rPr>
            </w:pPr>
            <w:r w:rsidRPr="00EE75EB">
              <w:rPr>
                <w:rFonts w:cs="Times New Roman"/>
                <w:szCs w:val="24"/>
              </w:rPr>
              <w:t>20%</w:t>
            </w:r>
          </w:p>
        </w:tc>
        <w:tc>
          <w:tcPr>
            <w:tcW w:w="1525" w:type="dxa"/>
          </w:tcPr>
          <w:p w14:paraId="4FFC7BD7" w14:textId="77777777" w:rsidR="00A47F45" w:rsidRPr="00EE75EB" w:rsidRDefault="00A47F45" w:rsidP="00A47F45">
            <w:pPr>
              <w:spacing w:before="60" w:after="60"/>
              <w:jc w:val="center"/>
              <w:rPr>
                <w:rFonts w:cs="Times New Roman"/>
                <w:szCs w:val="24"/>
              </w:rPr>
            </w:pPr>
            <w:r w:rsidRPr="00EE75EB">
              <w:rPr>
                <w:rFonts w:cs="Times New Roman"/>
                <w:szCs w:val="24"/>
              </w:rPr>
              <w:t>Cá nhân</w:t>
            </w:r>
          </w:p>
        </w:tc>
      </w:tr>
      <w:tr w:rsidR="007C2FD7" w:rsidRPr="00EE75EB" w14:paraId="7C2FDE00" w14:textId="77777777" w:rsidTr="00453874">
        <w:trPr>
          <w:jc w:val="center"/>
        </w:trPr>
        <w:tc>
          <w:tcPr>
            <w:tcW w:w="6062" w:type="dxa"/>
          </w:tcPr>
          <w:p w14:paraId="27329248" w14:textId="77777777" w:rsidR="00A47F45" w:rsidRPr="00EE75EB" w:rsidRDefault="00A47F45" w:rsidP="00A47F45">
            <w:pPr>
              <w:spacing w:before="60" w:after="60"/>
              <w:rPr>
                <w:rFonts w:cs="Times New Roman"/>
                <w:szCs w:val="24"/>
              </w:rPr>
            </w:pPr>
            <w:r w:rsidRPr="00EE75EB">
              <w:rPr>
                <w:rFonts w:cs="Times New Roman"/>
                <w:szCs w:val="24"/>
              </w:rPr>
              <w:t>- Hoạt động nhóm</w:t>
            </w:r>
          </w:p>
        </w:tc>
        <w:tc>
          <w:tcPr>
            <w:tcW w:w="1701" w:type="dxa"/>
          </w:tcPr>
          <w:p w14:paraId="5A22A108" w14:textId="104798DB" w:rsidR="00A47F45" w:rsidRPr="00EE75EB" w:rsidRDefault="00A47F45" w:rsidP="00A47F45">
            <w:pPr>
              <w:spacing w:before="60" w:after="60"/>
              <w:jc w:val="center"/>
              <w:rPr>
                <w:rFonts w:cs="Times New Roman"/>
                <w:szCs w:val="24"/>
              </w:rPr>
            </w:pPr>
          </w:p>
        </w:tc>
        <w:tc>
          <w:tcPr>
            <w:tcW w:w="1525" w:type="dxa"/>
          </w:tcPr>
          <w:p w14:paraId="7D8897AE" w14:textId="77777777" w:rsidR="00A47F45" w:rsidRPr="00EE75EB" w:rsidRDefault="00A47F45" w:rsidP="00A47F45">
            <w:pPr>
              <w:spacing w:before="60" w:after="60"/>
              <w:jc w:val="center"/>
              <w:rPr>
                <w:rFonts w:cs="Times New Roman"/>
                <w:szCs w:val="24"/>
              </w:rPr>
            </w:pPr>
            <w:r w:rsidRPr="00EE75EB">
              <w:rPr>
                <w:rFonts w:cs="Times New Roman"/>
                <w:szCs w:val="24"/>
              </w:rPr>
              <w:t>Nhóm</w:t>
            </w:r>
          </w:p>
        </w:tc>
      </w:tr>
      <w:tr w:rsidR="007C2FD7" w:rsidRPr="00EE75EB" w14:paraId="0150C552" w14:textId="77777777" w:rsidTr="00453874">
        <w:trPr>
          <w:jc w:val="center"/>
        </w:trPr>
        <w:tc>
          <w:tcPr>
            <w:tcW w:w="6062" w:type="dxa"/>
          </w:tcPr>
          <w:p w14:paraId="5364A680" w14:textId="77777777" w:rsidR="00A47F45" w:rsidRPr="00EE75EB" w:rsidRDefault="00A47F45" w:rsidP="00A47F45">
            <w:pPr>
              <w:spacing w:before="60" w:after="60"/>
              <w:rPr>
                <w:rFonts w:cs="Times New Roman"/>
                <w:szCs w:val="24"/>
              </w:rPr>
            </w:pPr>
            <w:r w:rsidRPr="00EE75EB">
              <w:rPr>
                <w:rFonts w:cs="Times New Roman"/>
                <w:szCs w:val="24"/>
              </w:rPr>
              <w:t>- Kiểm tra giữa kỳ</w:t>
            </w:r>
          </w:p>
        </w:tc>
        <w:tc>
          <w:tcPr>
            <w:tcW w:w="1701" w:type="dxa"/>
          </w:tcPr>
          <w:p w14:paraId="57546A1E" w14:textId="737D8A75" w:rsidR="00A47F45" w:rsidRPr="00EE75EB" w:rsidRDefault="00E061B8" w:rsidP="00A47F45">
            <w:pPr>
              <w:spacing w:before="60" w:after="60"/>
              <w:jc w:val="center"/>
              <w:rPr>
                <w:rFonts w:cs="Times New Roman"/>
                <w:szCs w:val="24"/>
              </w:rPr>
            </w:pPr>
            <w:r w:rsidRPr="00EE75EB">
              <w:rPr>
                <w:rFonts w:cs="Times New Roman"/>
                <w:szCs w:val="24"/>
              </w:rPr>
              <w:t>10%</w:t>
            </w:r>
          </w:p>
        </w:tc>
        <w:tc>
          <w:tcPr>
            <w:tcW w:w="1525" w:type="dxa"/>
          </w:tcPr>
          <w:p w14:paraId="5C77F722" w14:textId="77777777" w:rsidR="00A47F45" w:rsidRPr="00EE75EB" w:rsidRDefault="00A47F45" w:rsidP="00A47F45">
            <w:pPr>
              <w:spacing w:before="60" w:after="60"/>
              <w:jc w:val="center"/>
              <w:rPr>
                <w:rFonts w:cs="Times New Roman"/>
                <w:szCs w:val="24"/>
              </w:rPr>
            </w:pPr>
            <w:r w:rsidRPr="00EE75EB">
              <w:rPr>
                <w:rFonts w:cs="Times New Roman"/>
                <w:szCs w:val="24"/>
              </w:rPr>
              <w:t>Cá nhân</w:t>
            </w:r>
          </w:p>
        </w:tc>
      </w:tr>
      <w:tr w:rsidR="007C2FD7" w:rsidRPr="00EE75EB" w14:paraId="57888BA1" w14:textId="77777777" w:rsidTr="00453874">
        <w:trPr>
          <w:jc w:val="center"/>
        </w:trPr>
        <w:tc>
          <w:tcPr>
            <w:tcW w:w="6062" w:type="dxa"/>
          </w:tcPr>
          <w:p w14:paraId="12AE98D5" w14:textId="77777777" w:rsidR="00A47F45" w:rsidRPr="00EE75EB" w:rsidRDefault="00A47F45" w:rsidP="00A47F45">
            <w:pPr>
              <w:spacing w:before="60" w:after="60"/>
              <w:rPr>
                <w:rFonts w:cs="Times New Roman"/>
                <w:szCs w:val="24"/>
              </w:rPr>
            </w:pPr>
            <w:r w:rsidRPr="00EE75EB">
              <w:rPr>
                <w:rFonts w:cs="Times New Roman"/>
                <w:szCs w:val="24"/>
              </w:rPr>
              <w:t>- Kiểm tra cuối kỳ</w:t>
            </w:r>
          </w:p>
        </w:tc>
        <w:tc>
          <w:tcPr>
            <w:tcW w:w="1701" w:type="dxa"/>
          </w:tcPr>
          <w:p w14:paraId="4F29E624" w14:textId="0D89435D" w:rsidR="00A47F45" w:rsidRPr="00EE75EB" w:rsidRDefault="00E061B8" w:rsidP="00A47F45">
            <w:pPr>
              <w:spacing w:before="60" w:after="60"/>
              <w:jc w:val="center"/>
              <w:rPr>
                <w:rFonts w:cs="Times New Roman"/>
                <w:szCs w:val="24"/>
              </w:rPr>
            </w:pPr>
            <w:r w:rsidRPr="00EE75EB">
              <w:rPr>
                <w:rFonts w:cs="Times New Roman"/>
                <w:szCs w:val="24"/>
              </w:rPr>
              <w:t>60%</w:t>
            </w:r>
          </w:p>
        </w:tc>
        <w:tc>
          <w:tcPr>
            <w:tcW w:w="1525" w:type="dxa"/>
          </w:tcPr>
          <w:p w14:paraId="156ED25A" w14:textId="77777777" w:rsidR="00A47F45" w:rsidRPr="00EE75EB" w:rsidRDefault="00A47F45" w:rsidP="00A47F45">
            <w:pPr>
              <w:spacing w:before="60" w:after="60"/>
              <w:jc w:val="center"/>
              <w:rPr>
                <w:rFonts w:cs="Times New Roman"/>
                <w:szCs w:val="24"/>
              </w:rPr>
            </w:pPr>
            <w:r w:rsidRPr="00EE75EB">
              <w:rPr>
                <w:rFonts w:cs="Times New Roman"/>
                <w:szCs w:val="24"/>
              </w:rPr>
              <w:t>Cá nhân</w:t>
            </w:r>
          </w:p>
        </w:tc>
      </w:tr>
    </w:tbl>
    <w:p w14:paraId="2C617D86" w14:textId="6F9D101F" w:rsidR="00C51B46" w:rsidRPr="00EE75EB" w:rsidRDefault="00A47F45" w:rsidP="00380D69">
      <w:pPr>
        <w:pStyle w:val="ListParagraph"/>
        <w:numPr>
          <w:ilvl w:val="1"/>
          <w:numId w:val="1"/>
        </w:numPr>
        <w:spacing w:before="240"/>
        <w:ind w:left="1134" w:hanging="777"/>
        <w:contextualSpacing w:val="0"/>
        <w:rPr>
          <w:rFonts w:cs="Times New Roman"/>
          <w:b/>
          <w:i/>
          <w:sz w:val="26"/>
          <w:szCs w:val="24"/>
        </w:rPr>
      </w:pPr>
      <w:r w:rsidRPr="00EE75EB">
        <w:rPr>
          <w:rFonts w:cs="Times New Roman"/>
          <w:b/>
          <w:i/>
          <w:sz w:val="26"/>
          <w:szCs w:val="24"/>
        </w:rPr>
        <w:lastRenderedPageBreak/>
        <w:t>Nội dung và Tiêu chí đánh giá các bài tập</w:t>
      </w:r>
    </w:p>
    <w:p w14:paraId="331955F2" w14:textId="77777777" w:rsidR="000B0D9C" w:rsidRPr="00EE75EB" w:rsidRDefault="00A47F45" w:rsidP="00A47F45">
      <w:pPr>
        <w:ind w:firstLine="360"/>
        <w:rPr>
          <w:rFonts w:cs="Times New Roman"/>
          <w:sz w:val="26"/>
          <w:szCs w:val="24"/>
        </w:rPr>
      </w:pPr>
      <w:r w:rsidRPr="00EE75EB">
        <w:rPr>
          <w:rFonts w:cs="Times New Roman"/>
          <w:i/>
          <w:sz w:val="26"/>
          <w:szCs w:val="24"/>
        </w:rPr>
        <w:t xml:space="preserve">Căn cứ vào Phương án lập kế hoạch giảng dạy trong Khung chương trình đào tạo đã ban hành, sau các nội dung giảng dạy lý thuyết là phần giao Bài tập về nhà cho sinh viên thực hiện. Tại giờ chữa Bài tập, Thảo luận hoặc Hoạt động nhóm: Giảng viên thực hiện chữa Bài tập trên hoặc kiểm tra đánh giá quá trình tự học ở nhà của sinh viên. </w:t>
      </w:r>
      <w:proofErr w:type="gramStart"/>
      <w:r w:rsidRPr="00EE75EB">
        <w:rPr>
          <w:rFonts w:cs="Times New Roman"/>
          <w:i/>
          <w:sz w:val="26"/>
          <w:szCs w:val="24"/>
        </w:rPr>
        <w:t>Việc kiểm tra đánh giá quá trình học tập được thực hiện tại thời gian chữa bài tập/thảo luận.</w:t>
      </w:r>
      <w:proofErr w:type="gramEnd"/>
      <w:r w:rsidRPr="00EE75EB">
        <w:rPr>
          <w:rFonts w:cs="Times New Roman"/>
          <w:i/>
          <w:sz w:val="26"/>
          <w:szCs w:val="24"/>
        </w:rPr>
        <w:t xml:space="preserve">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5580"/>
      </w:tblGrid>
      <w:tr w:rsidR="007C2FD7" w:rsidRPr="00EE75EB" w14:paraId="5A554730" w14:textId="77777777" w:rsidTr="00FA32A2">
        <w:tc>
          <w:tcPr>
            <w:tcW w:w="4068" w:type="dxa"/>
            <w:tcBorders>
              <w:top w:val="single" w:sz="4" w:space="0" w:color="auto"/>
              <w:left w:val="single" w:sz="4" w:space="0" w:color="auto"/>
              <w:bottom w:val="single" w:sz="4" w:space="0" w:color="auto"/>
              <w:right w:val="single" w:sz="4" w:space="0" w:color="auto"/>
            </w:tcBorders>
            <w:hideMark/>
          </w:tcPr>
          <w:p w14:paraId="0855D4DD" w14:textId="77777777" w:rsidR="00E061B8" w:rsidRPr="00EE75EB" w:rsidRDefault="00E061B8" w:rsidP="00FA32A2">
            <w:pPr>
              <w:jc w:val="center"/>
              <w:rPr>
                <w:rFonts w:cs="Times New Roman"/>
                <w:b/>
                <w:spacing w:val="10"/>
              </w:rPr>
            </w:pPr>
            <w:r w:rsidRPr="00EE75EB">
              <w:rPr>
                <w:rFonts w:cs="Times New Roman"/>
                <w:b/>
                <w:spacing w:val="10"/>
              </w:rPr>
              <w:t>Các loại bài tập lớn/thảo luận</w:t>
            </w:r>
          </w:p>
        </w:tc>
        <w:tc>
          <w:tcPr>
            <w:tcW w:w="5580" w:type="dxa"/>
            <w:tcBorders>
              <w:top w:val="single" w:sz="4" w:space="0" w:color="auto"/>
              <w:left w:val="single" w:sz="4" w:space="0" w:color="auto"/>
              <w:bottom w:val="single" w:sz="4" w:space="0" w:color="auto"/>
              <w:right w:val="single" w:sz="4" w:space="0" w:color="auto"/>
            </w:tcBorders>
            <w:hideMark/>
          </w:tcPr>
          <w:p w14:paraId="5FD3C5BA" w14:textId="77777777" w:rsidR="00E061B8" w:rsidRPr="00EE75EB" w:rsidRDefault="00E061B8" w:rsidP="00FA32A2">
            <w:pPr>
              <w:jc w:val="center"/>
              <w:rPr>
                <w:rFonts w:cs="Times New Roman"/>
                <w:b/>
                <w:spacing w:val="10"/>
              </w:rPr>
            </w:pPr>
            <w:r w:rsidRPr="00EE75EB">
              <w:rPr>
                <w:rFonts w:cs="Times New Roman"/>
                <w:b/>
                <w:spacing w:val="10"/>
              </w:rPr>
              <w:t>Yêu cầu và Tiêu chí đánh giá</w:t>
            </w:r>
          </w:p>
        </w:tc>
      </w:tr>
      <w:tr w:rsidR="007C2FD7" w:rsidRPr="00EE75EB" w14:paraId="72AD55EE" w14:textId="77777777" w:rsidTr="00FA32A2">
        <w:tc>
          <w:tcPr>
            <w:tcW w:w="4068" w:type="dxa"/>
            <w:tcBorders>
              <w:top w:val="single" w:sz="4" w:space="0" w:color="auto"/>
              <w:left w:val="single" w:sz="4" w:space="0" w:color="auto"/>
              <w:bottom w:val="single" w:sz="4" w:space="0" w:color="auto"/>
              <w:right w:val="single" w:sz="4" w:space="0" w:color="auto"/>
            </w:tcBorders>
            <w:hideMark/>
          </w:tcPr>
          <w:p w14:paraId="1498D561" w14:textId="77777777" w:rsidR="00E061B8" w:rsidRPr="00EE75EB" w:rsidRDefault="00E061B8" w:rsidP="00E061B8">
            <w:pPr>
              <w:numPr>
                <w:ilvl w:val="0"/>
                <w:numId w:val="3"/>
              </w:numPr>
              <w:spacing w:before="0" w:after="0" w:line="240" w:lineRule="auto"/>
              <w:ind w:left="270" w:hanging="211"/>
              <w:jc w:val="left"/>
              <w:rPr>
                <w:rFonts w:cs="Times New Roman"/>
                <w:spacing w:val="10"/>
              </w:rPr>
            </w:pPr>
            <w:r w:rsidRPr="00EE75EB">
              <w:rPr>
                <w:rFonts w:cs="Times New Roman"/>
                <w:spacing w:val="10"/>
              </w:rPr>
              <w:t>Bài tập lớn/Tiểu luận</w:t>
            </w:r>
          </w:p>
        </w:tc>
        <w:tc>
          <w:tcPr>
            <w:tcW w:w="5580" w:type="dxa"/>
            <w:tcBorders>
              <w:top w:val="single" w:sz="4" w:space="0" w:color="auto"/>
              <w:left w:val="single" w:sz="4" w:space="0" w:color="auto"/>
              <w:bottom w:val="single" w:sz="4" w:space="0" w:color="auto"/>
              <w:right w:val="single" w:sz="4" w:space="0" w:color="auto"/>
            </w:tcBorders>
            <w:hideMark/>
          </w:tcPr>
          <w:p w14:paraId="463EB504" w14:textId="77777777" w:rsidR="00E061B8" w:rsidRPr="00EE75EB" w:rsidRDefault="00E061B8" w:rsidP="00E061B8">
            <w:pPr>
              <w:numPr>
                <w:ilvl w:val="0"/>
                <w:numId w:val="3"/>
              </w:numPr>
              <w:spacing w:before="0" w:after="0" w:line="240" w:lineRule="auto"/>
              <w:ind w:left="270" w:hanging="211"/>
              <w:jc w:val="left"/>
              <w:rPr>
                <w:rFonts w:cs="Times New Roman"/>
                <w:spacing w:val="10"/>
              </w:rPr>
            </w:pPr>
            <w:r w:rsidRPr="00EE75EB">
              <w:rPr>
                <w:rFonts w:cs="Times New Roman"/>
                <w:spacing w:val="10"/>
              </w:rPr>
              <w:t>Yêu cầu sinh viên nắm vững và trình bày được kiến thức căn bản của môn học</w:t>
            </w:r>
          </w:p>
          <w:p w14:paraId="6EB33EEE" w14:textId="77777777" w:rsidR="00E061B8" w:rsidRPr="00EE75EB" w:rsidRDefault="00E061B8" w:rsidP="00E061B8">
            <w:pPr>
              <w:numPr>
                <w:ilvl w:val="0"/>
                <w:numId w:val="3"/>
              </w:numPr>
              <w:spacing w:before="0" w:after="0" w:line="240" w:lineRule="auto"/>
              <w:ind w:left="270" w:hanging="211"/>
              <w:jc w:val="left"/>
              <w:rPr>
                <w:rFonts w:cs="Times New Roman"/>
                <w:spacing w:val="10"/>
              </w:rPr>
            </w:pPr>
            <w:r w:rsidRPr="00EE75EB">
              <w:rPr>
                <w:rFonts w:cs="Times New Roman"/>
                <w:spacing w:val="10"/>
              </w:rPr>
              <w:t>Tìm tài liệu, tổng hợp kiến thức và viết báo cáo theo yêu cầu của bài tập lớn được giao cho nhóm</w:t>
            </w:r>
          </w:p>
          <w:p w14:paraId="6D82208D" w14:textId="77777777" w:rsidR="00E061B8" w:rsidRPr="00EE75EB" w:rsidRDefault="00E061B8" w:rsidP="00E061B8">
            <w:pPr>
              <w:numPr>
                <w:ilvl w:val="0"/>
                <w:numId w:val="3"/>
              </w:numPr>
              <w:spacing w:before="0" w:after="0" w:line="240" w:lineRule="auto"/>
              <w:ind w:left="270" w:hanging="211"/>
              <w:jc w:val="left"/>
              <w:rPr>
                <w:rFonts w:cs="Times New Roman"/>
                <w:spacing w:val="10"/>
              </w:rPr>
            </w:pPr>
            <w:r w:rsidRPr="00EE75EB">
              <w:rPr>
                <w:rFonts w:cs="Times New Roman"/>
                <w:spacing w:val="10"/>
              </w:rPr>
              <w:t>Phân chia công việc và cộng tác theo nhóm</w:t>
            </w:r>
          </w:p>
          <w:p w14:paraId="3427B73C" w14:textId="77777777" w:rsidR="00E061B8" w:rsidRPr="00EE75EB" w:rsidRDefault="00E061B8" w:rsidP="00E061B8">
            <w:pPr>
              <w:numPr>
                <w:ilvl w:val="0"/>
                <w:numId w:val="3"/>
              </w:numPr>
              <w:spacing w:before="0" w:after="0" w:line="240" w:lineRule="auto"/>
              <w:ind w:left="270" w:hanging="211"/>
              <w:jc w:val="left"/>
              <w:rPr>
                <w:rFonts w:cs="Times New Roman"/>
                <w:spacing w:val="10"/>
              </w:rPr>
            </w:pPr>
            <w:r w:rsidRPr="00EE75EB">
              <w:rPr>
                <w:rFonts w:cs="Times New Roman"/>
                <w:spacing w:val="10"/>
              </w:rPr>
              <w:t>Chuẩn bị slides và trình bày trước lớp</w:t>
            </w:r>
          </w:p>
        </w:tc>
      </w:tr>
      <w:tr w:rsidR="007C2FD7" w:rsidRPr="00EE75EB" w14:paraId="4D9BB985" w14:textId="77777777" w:rsidTr="00FA32A2">
        <w:tc>
          <w:tcPr>
            <w:tcW w:w="4068" w:type="dxa"/>
            <w:tcBorders>
              <w:top w:val="single" w:sz="4" w:space="0" w:color="auto"/>
              <w:left w:val="single" w:sz="4" w:space="0" w:color="auto"/>
              <w:bottom w:val="single" w:sz="4" w:space="0" w:color="auto"/>
              <w:right w:val="single" w:sz="4" w:space="0" w:color="auto"/>
            </w:tcBorders>
            <w:hideMark/>
          </w:tcPr>
          <w:p w14:paraId="7EC68331" w14:textId="77777777" w:rsidR="00E061B8" w:rsidRPr="00EE75EB" w:rsidRDefault="00E061B8" w:rsidP="00E061B8">
            <w:pPr>
              <w:numPr>
                <w:ilvl w:val="0"/>
                <w:numId w:val="3"/>
              </w:numPr>
              <w:spacing w:before="0" w:after="0" w:line="240" w:lineRule="auto"/>
              <w:ind w:left="270" w:hanging="211"/>
              <w:jc w:val="left"/>
              <w:rPr>
                <w:rFonts w:cs="Times New Roman"/>
                <w:spacing w:val="10"/>
              </w:rPr>
            </w:pPr>
            <w:r w:rsidRPr="00EE75EB">
              <w:rPr>
                <w:rFonts w:cs="Times New Roman"/>
                <w:spacing w:val="10"/>
              </w:rPr>
              <w:t xml:space="preserve">Thảo luận </w:t>
            </w:r>
          </w:p>
        </w:tc>
        <w:tc>
          <w:tcPr>
            <w:tcW w:w="5580" w:type="dxa"/>
            <w:tcBorders>
              <w:top w:val="single" w:sz="4" w:space="0" w:color="auto"/>
              <w:left w:val="single" w:sz="4" w:space="0" w:color="auto"/>
              <w:bottom w:val="single" w:sz="4" w:space="0" w:color="auto"/>
              <w:right w:val="single" w:sz="4" w:space="0" w:color="auto"/>
            </w:tcBorders>
            <w:hideMark/>
          </w:tcPr>
          <w:p w14:paraId="20A3F932" w14:textId="77777777" w:rsidR="00E061B8" w:rsidRPr="00EE75EB" w:rsidRDefault="00E061B8" w:rsidP="00E061B8">
            <w:pPr>
              <w:pStyle w:val="ListParagraph"/>
              <w:numPr>
                <w:ilvl w:val="0"/>
                <w:numId w:val="3"/>
              </w:numPr>
              <w:spacing w:before="0" w:after="0" w:line="240" w:lineRule="auto"/>
              <w:ind w:left="270" w:hanging="211"/>
              <w:jc w:val="left"/>
              <w:rPr>
                <w:rFonts w:cs="Times New Roman"/>
                <w:spacing w:val="10"/>
              </w:rPr>
            </w:pPr>
            <w:r w:rsidRPr="00EE75EB">
              <w:rPr>
                <w:rFonts w:cs="Times New Roman"/>
                <w:spacing w:val="10"/>
              </w:rPr>
              <w:t>Tìm hiểu các vấn đề theo yêu cầu của nội dung thảo luận được giao và trả lời câu hỏi trực tiếp</w:t>
            </w:r>
          </w:p>
        </w:tc>
      </w:tr>
      <w:tr w:rsidR="007C2FD7" w:rsidRPr="00EE75EB" w14:paraId="29475794" w14:textId="77777777" w:rsidTr="00FA32A2">
        <w:tc>
          <w:tcPr>
            <w:tcW w:w="4068" w:type="dxa"/>
            <w:tcBorders>
              <w:top w:val="single" w:sz="4" w:space="0" w:color="auto"/>
              <w:left w:val="single" w:sz="4" w:space="0" w:color="auto"/>
              <w:bottom w:val="single" w:sz="4" w:space="0" w:color="auto"/>
              <w:right w:val="single" w:sz="4" w:space="0" w:color="auto"/>
            </w:tcBorders>
            <w:hideMark/>
          </w:tcPr>
          <w:p w14:paraId="6A2912A8" w14:textId="77777777" w:rsidR="00E061B8" w:rsidRPr="00EE75EB" w:rsidRDefault="00E061B8" w:rsidP="00E061B8">
            <w:pPr>
              <w:numPr>
                <w:ilvl w:val="0"/>
                <w:numId w:val="3"/>
              </w:numPr>
              <w:spacing w:before="0" w:after="0" w:line="240" w:lineRule="auto"/>
              <w:ind w:left="270" w:hanging="211"/>
              <w:jc w:val="left"/>
              <w:rPr>
                <w:rFonts w:cs="Times New Roman"/>
                <w:spacing w:val="10"/>
              </w:rPr>
            </w:pPr>
            <w:r w:rsidRPr="00EE75EB">
              <w:rPr>
                <w:rFonts w:cs="Times New Roman"/>
                <w:spacing w:val="10"/>
              </w:rPr>
              <w:t>Kiểm tra giữa kỳ, cuối kỳ</w:t>
            </w:r>
          </w:p>
        </w:tc>
        <w:tc>
          <w:tcPr>
            <w:tcW w:w="5580" w:type="dxa"/>
            <w:tcBorders>
              <w:top w:val="single" w:sz="4" w:space="0" w:color="auto"/>
              <w:left w:val="single" w:sz="4" w:space="0" w:color="auto"/>
              <w:bottom w:val="single" w:sz="4" w:space="0" w:color="auto"/>
              <w:right w:val="single" w:sz="4" w:space="0" w:color="auto"/>
            </w:tcBorders>
            <w:hideMark/>
          </w:tcPr>
          <w:p w14:paraId="44BDB416" w14:textId="77777777" w:rsidR="00E061B8" w:rsidRPr="00EE75EB" w:rsidRDefault="00E061B8" w:rsidP="00E061B8">
            <w:pPr>
              <w:numPr>
                <w:ilvl w:val="0"/>
                <w:numId w:val="3"/>
              </w:numPr>
              <w:spacing w:before="0" w:after="0" w:line="240" w:lineRule="auto"/>
              <w:ind w:left="270" w:hanging="211"/>
              <w:jc w:val="left"/>
              <w:rPr>
                <w:rFonts w:cs="Times New Roman"/>
                <w:spacing w:val="10"/>
              </w:rPr>
            </w:pPr>
            <w:r w:rsidRPr="00EE75EB">
              <w:rPr>
                <w:rFonts w:cs="Times New Roman"/>
                <w:spacing w:val="10"/>
              </w:rPr>
              <w:t>Nắm vững kiến thức môn học</w:t>
            </w:r>
          </w:p>
          <w:p w14:paraId="3CB28FE7" w14:textId="77777777" w:rsidR="00E061B8" w:rsidRPr="00EE75EB" w:rsidRDefault="00E061B8" w:rsidP="00E061B8">
            <w:pPr>
              <w:numPr>
                <w:ilvl w:val="0"/>
                <w:numId w:val="3"/>
              </w:numPr>
              <w:spacing w:before="0" w:after="0" w:line="240" w:lineRule="auto"/>
              <w:ind w:left="270" w:hanging="211"/>
              <w:jc w:val="left"/>
              <w:rPr>
                <w:rFonts w:cs="Times New Roman"/>
                <w:spacing w:val="10"/>
              </w:rPr>
            </w:pPr>
            <w:r w:rsidRPr="00EE75EB">
              <w:rPr>
                <w:rFonts w:cs="Times New Roman"/>
                <w:spacing w:val="10"/>
              </w:rPr>
              <w:t>Trả lời đúng các câu hỏi và bài tập</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9"/>
        <w:gridCol w:w="3192"/>
        <w:gridCol w:w="3190"/>
      </w:tblGrid>
      <w:tr w:rsidR="000B0D9C" w:rsidRPr="00F53E21" w14:paraId="1B0B0DC9" w14:textId="77777777" w:rsidTr="000B0D9C">
        <w:tc>
          <w:tcPr>
            <w:tcW w:w="3207" w:type="dxa"/>
          </w:tcPr>
          <w:p w14:paraId="652A751E" w14:textId="38B483E6" w:rsidR="000B0D9C" w:rsidRPr="00EE75EB" w:rsidRDefault="000B0D9C" w:rsidP="000B0D9C">
            <w:pPr>
              <w:jc w:val="center"/>
              <w:rPr>
                <w:rFonts w:cs="Times New Roman"/>
                <w:b/>
                <w:lang w:val="vi-VN"/>
              </w:rPr>
            </w:pPr>
            <w:r w:rsidRPr="00EE75EB">
              <w:rPr>
                <w:rFonts w:cs="Times New Roman"/>
                <w:b/>
              </w:rPr>
              <w:t>DUYỆT</w:t>
            </w:r>
            <w:r w:rsidR="006A63EB" w:rsidRPr="00EE75EB">
              <w:rPr>
                <w:rFonts w:cs="Times New Roman"/>
                <w:b/>
                <w:lang w:val="vi-VN"/>
              </w:rPr>
              <w:t xml:space="preserve"> CỦA LÃNH ĐẠO KHOA</w:t>
            </w:r>
          </w:p>
          <w:p w14:paraId="28DBED98" w14:textId="77777777" w:rsidR="000B0D9C" w:rsidRPr="00EE75EB" w:rsidRDefault="000B0D9C" w:rsidP="000B0D9C">
            <w:pPr>
              <w:jc w:val="center"/>
              <w:rPr>
                <w:rFonts w:cs="Times New Roman"/>
                <w:b/>
              </w:rPr>
            </w:pPr>
          </w:p>
        </w:tc>
        <w:tc>
          <w:tcPr>
            <w:tcW w:w="3207" w:type="dxa"/>
          </w:tcPr>
          <w:p w14:paraId="1836B710" w14:textId="0CC0C0B1" w:rsidR="000B0D9C" w:rsidRPr="00EE75EB" w:rsidRDefault="006A63EB" w:rsidP="000B0D9C">
            <w:pPr>
              <w:jc w:val="center"/>
              <w:rPr>
                <w:rFonts w:cs="Times New Roman"/>
                <w:b/>
                <w:lang w:val="vi-VN"/>
              </w:rPr>
            </w:pPr>
            <w:r w:rsidRPr="00EE75EB">
              <w:rPr>
                <w:rFonts w:cs="Times New Roman"/>
                <w:b/>
              </w:rPr>
              <w:t>TRƯỞNG</w:t>
            </w:r>
            <w:r w:rsidRPr="00EE75EB">
              <w:rPr>
                <w:rFonts w:cs="Times New Roman"/>
                <w:b/>
                <w:lang w:val="vi-VN"/>
              </w:rPr>
              <w:t xml:space="preserve"> BỘ MÔN</w:t>
            </w:r>
          </w:p>
        </w:tc>
        <w:tc>
          <w:tcPr>
            <w:tcW w:w="3207" w:type="dxa"/>
          </w:tcPr>
          <w:p w14:paraId="0619A84C" w14:textId="7C8E8E98" w:rsidR="000B0D9C" w:rsidRPr="00EE75EB" w:rsidRDefault="006A63EB" w:rsidP="000B0D9C">
            <w:pPr>
              <w:jc w:val="center"/>
              <w:rPr>
                <w:rFonts w:cs="Times New Roman"/>
                <w:b/>
                <w:lang w:val="vi-VN"/>
              </w:rPr>
            </w:pPr>
            <w:r w:rsidRPr="00CA6FFD">
              <w:rPr>
                <w:rFonts w:cs="Times New Roman"/>
                <w:b/>
                <w:lang w:val="vi-VN"/>
              </w:rPr>
              <w:t>GIẢNG</w:t>
            </w:r>
            <w:r w:rsidRPr="00EE75EB">
              <w:rPr>
                <w:rFonts w:cs="Times New Roman"/>
                <w:b/>
                <w:lang w:val="vi-VN"/>
              </w:rPr>
              <w:t xml:space="preserve"> VIÊN</w:t>
            </w:r>
          </w:p>
          <w:p w14:paraId="215A2A07" w14:textId="77777777" w:rsidR="00A2484B" w:rsidRPr="00CA6FFD" w:rsidRDefault="00A2484B" w:rsidP="000B0D9C">
            <w:pPr>
              <w:jc w:val="center"/>
              <w:rPr>
                <w:rFonts w:cs="Times New Roman"/>
                <w:i/>
                <w:lang w:val="vi-VN"/>
              </w:rPr>
            </w:pPr>
            <w:r w:rsidRPr="00CA6FFD">
              <w:rPr>
                <w:rFonts w:cs="Times New Roman"/>
                <w:i/>
                <w:lang w:val="vi-VN"/>
              </w:rPr>
              <w:t>(Chủ trì biên soạn đề cương)</w:t>
            </w:r>
          </w:p>
        </w:tc>
      </w:tr>
    </w:tbl>
    <w:p w14:paraId="121C9730" w14:textId="77777777" w:rsidR="000B0D9C" w:rsidRPr="00CA6FFD" w:rsidRDefault="000B0D9C" w:rsidP="000B0D9C">
      <w:pPr>
        <w:rPr>
          <w:rFonts w:cs="Times New Roman"/>
          <w:lang w:val="vi-VN"/>
        </w:rPr>
      </w:pPr>
    </w:p>
    <w:sectPr w:rsidR="000B0D9C" w:rsidRPr="00CA6FFD" w:rsidSect="006D748F">
      <w:footerReference w:type="default" r:id="rId9"/>
      <w:pgSz w:w="11907" w:h="16840" w:code="9"/>
      <w:pgMar w:top="851" w:right="1134" w:bottom="851" w:left="1418" w:header="284" w:footer="28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B79635" w14:textId="77777777" w:rsidR="00AC35BD" w:rsidRDefault="00AC35BD" w:rsidP="000B0D9C">
      <w:pPr>
        <w:spacing w:before="0" w:after="0" w:line="240" w:lineRule="auto"/>
      </w:pPr>
      <w:r>
        <w:separator/>
      </w:r>
    </w:p>
  </w:endnote>
  <w:endnote w:type="continuationSeparator" w:id="0">
    <w:p w14:paraId="4E9AFDD1" w14:textId="77777777" w:rsidR="00AC35BD" w:rsidRDefault="00AC35BD" w:rsidP="000B0D9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7198715"/>
      <w:docPartObj>
        <w:docPartGallery w:val="Page Numbers (Bottom of Page)"/>
        <w:docPartUnique/>
      </w:docPartObj>
    </w:sdtPr>
    <w:sdtEndPr>
      <w:rPr>
        <w:noProof/>
      </w:rPr>
    </w:sdtEndPr>
    <w:sdtContent>
      <w:p w14:paraId="329C3402" w14:textId="3B1FD8A5" w:rsidR="00BC3650" w:rsidRDefault="00BC3650">
        <w:pPr>
          <w:pStyle w:val="Footer"/>
          <w:jc w:val="center"/>
        </w:pPr>
        <w:r>
          <w:fldChar w:fldCharType="begin"/>
        </w:r>
        <w:r>
          <w:instrText xml:space="preserve"> PAGE   \* MERGEFORMAT </w:instrText>
        </w:r>
        <w:r>
          <w:fldChar w:fldCharType="separate"/>
        </w:r>
        <w:r w:rsidR="00F53E21">
          <w:rPr>
            <w:noProof/>
          </w:rPr>
          <w:t>2</w:t>
        </w:r>
        <w:r>
          <w:rPr>
            <w:noProof/>
          </w:rPr>
          <w:fldChar w:fldCharType="end"/>
        </w:r>
      </w:p>
    </w:sdtContent>
  </w:sdt>
  <w:p w14:paraId="2D8406AC" w14:textId="77777777" w:rsidR="00BC3650" w:rsidRDefault="00BC36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CEB14A" w14:textId="77777777" w:rsidR="00AC35BD" w:rsidRDefault="00AC35BD" w:rsidP="000B0D9C">
      <w:pPr>
        <w:spacing w:before="0" w:after="0" w:line="240" w:lineRule="auto"/>
      </w:pPr>
      <w:r>
        <w:separator/>
      </w:r>
    </w:p>
  </w:footnote>
  <w:footnote w:type="continuationSeparator" w:id="0">
    <w:p w14:paraId="3F370AF5" w14:textId="77777777" w:rsidR="00AC35BD" w:rsidRDefault="00AC35BD" w:rsidP="000B0D9C">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E37B19"/>
    <w:multiLevelType w:val="hybridMultilevel"/>
    <w:tmpl w:val="525C2C2C"/>
    <w:lvl w:ilvl="0" w:tplc="D2B62EFA">
      <w:numFmt w:val="bullet"/>
      <w:lvlText w:val="-"/>
      <w:lvlJc w:val="left"/>
      <w:pPr>
        <w:ind w:left="2203" w:hanging="360"/>
      </w:pPr>
      <w:rPr>
        <w:rFonts w:ascii="Times New Roman" w:eastAsia="Times New Roman" w:hAnsi="Times New Roman" w:cs="Times New Roman" w:hint="default"/>
        <w:b/>
        <w:i/>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4D742DEC"/>
    <w:multiLevelType w:val="multilevel"/>
    <w:tmpl w:val="E56ABB40"/>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
    <w:nsid w:val="50E808A5"/>
    <w:multiLevelType w:val="multilevel"/>
    <w:tmpl w:val="C88AE426"/>
    <w:lvl w:ilvl="0">
      <w:start w:val="1"/>
      <w:numFmt w:val="decimal"/>
      <w:lvlText w:val="%1"/>
      <w:lvlJc w:val="left"/>
      <w:pPr>
        <w:ind w:left="410" w:hanging="410"/>
      </w:pPr>
      <w:rPr>
        <w:rFonts w:hint="default"/>
      </w:rPr>
    </w:lvl>
    <w:lvl w:ilvl="1">
      <w:start w:val="1"/>
      <w:numFmt w:val="decimal"/>
      <w:lvlText w:val="%1.%2"/>
      <w:lvlJc w:val="left"/>
      <w:pPr>
        <w:ind w:left="410" w:hanging="4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6A463B97"/>
    <w:multiLevelType w:val="hybridMultilevel"/>
    <w:tmpl w:val="7E6EE192"/>
    <w:lvl w:ilvl="0" w:tplc="6962645C">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A993655"/>
    <w:multiLevelType w:val="multilevel"/>
    <w:tmpl w:val="AB044F6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nsid w:val="74065CDD"/>
    <w:multiLevelType w:val="multilevel"/>
    <w:tmpl w:val="187CC43A"/>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i/>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5926"/>
    <w:rsid w:val="00011672"/>
    <w:rsid w:val="00015568"/>
    <w:rsid w:val="00021FC6"/>
    <w:rsid w:val="0004097A"/>
    <w:rsid w:val="000B0D9C"/>
    <w:rsid w:val="000D0C04"/>
    <w:rsid w:val="000D3CA2"/>
    <w:rsid w:val="000E406C"/>
    <w:rsid w:val="000E5A71"/>
    <w:rsid w:val="000F23FB"/>
    <w:rsid w:val="00122BE9"/>
    <w:rsid w:val="0012554F"/>
    <w:rsid w:val="0013553B"/>
    <w:rsid w:val="00151962"/>
    <w:rsid w:val="00167C24"/>
    <w:rsid w:val="00180765"/>
    <w:rsid w:val="001863CA"/>
    <w:rsid w:val="001A142A"/>
    <w:rsid w:val="001A513B"/>
    <w:rsid w:val="001C2AB0"/>
    <w:rsid w:val="001D0F80"/>
    <w:rsid w:val="001D2937"/>
    <w:rsid w:val="001D36D8"/>
    <w:rsid w:val="001E4E87"/>
    <w:rsid w:val="001F016D"/>
    <w:rsid w:val="0021320C"/>
    <w:rsid w:val="002207D8"/>
    <w:rsid w:val="00237A6B"/>
    <w:rsid w:val="00237EAB"/>
    <w:rsid w:val="00240964"/>
    <w:rsid w:val="00256369"/>
    <w:rsid w:val="002608A9"/>
    <w:rsid w:val="002626A2"/>
    <w:rsid w:val="002669DA"/>
    <w:rsid w:val="00276103"/>
    <w:rsid w:val="00284EAA"/>
    <w:rsid w:val="002B07D4"/>
    <w:rsid w:val="002D0777"/>
    <w:rsid w:val="002E0E7A"/>
    <w:rsid w:val="002F457B"/>
    <w:rsid w:val="00310CC6"/>
    <w:rsid w:val="0031254B"/>
    <w:rsid w:val="003154FF"/>
    <w:rsid w:val="00323ED3"/>
    <w:rsid w:val="003331E8"/>
    <w:rsid w:val="00351558"/>
    <w:rsid w:val="00353CA0"/>
    <w:rsid w:val="00360724"/>
    <w:rsid w:val="00360BD6"/>
    <w:rsid w:val="0037443F"/>
    <w:rsid w:val="00380D69"/>
    <w:rsid w:val="003A2BA2"/>
    <w:rsid w:val="003D3564"/>
    <w:rsid w:val="003D5104"/>
    <w:rsid w:val="003E092B"/>
    <w:rsid w:val="003F7C0E"/>
    <w:rsid w:val="00450912"/>
    <w:rsid w:val="00453874"/>
    <w:rsid w:val="00454CDD"/>
    <w:rsid w:val="00471DD3"/>
    <w:rsid w:val="00475424"/>
    <w:rsid w:val="00477EAA"/>
    <w:rsid w:val="00493D11"/>
    <w:rsid w:val="004A1BC7"/>
    <w:rsid w:val="004A6BBA"/>
    <w:rsid w:val="004B4C23"/>
    <w:rsid w:val="004C298D"/>
    <w:rsid w:val="004C7305"/>
    <w:rsid w:val="004D2670"/>
    <w:rsid w:val="004D5D41"/>
    <w:rsid w:val="004F4F73"/>
    <w:rsid w:val="00526739"/>
    <w:rsid w:val="00527740"/>
    <w:rsid w:val="00540E12"/>
    <w:rsid w:val="00560FD0"/>
    <w:rsid w:val="005752F6"/>
    <w:rsid w:val="0057542C"/>
    <w:rsid w:val="00586D5D"/>
    <w:rsid w:val="005B1640"/>
    <w:rsid w:val="005F07F4"/>
    <w:rsid w:val="005F6F64"/>
    <w:rsid w:val="006046B3"/>
    <w:rsid w:val="00605DB7"/>
    <w:rsid w:val="006076C7"/>
    <w:rsid w:val="00613088"/>
    <w:rsid w:val="006303B4"/>
    <w:rsid w:val="00656B4A"/>
    <w:rsid w:val="006657BD"/>
    <w:rsid w:val="00673E15"/>
    <w:rsid w:val="006A0B08"/>
    <w:rsid w:val="006A63EB"/>
    <w:rsid w:val="006D71FB"/>
    <w:rsid w:val="006D748F"/>
    <w:rsid w:val="007023E8"/>
    <w:rsid w:val="00707A22"/>
    <w:rsid w:val="007225E0"/>
    <w:rsid w:val="00733F49"/>
    <w:rsid w:val="00743F55"/>
    <w:rsid w:val="007474C6"/>
    <w:rsid w:val="00750A81"/>
    <w:rsid w:val="00764D53"/>
    <w:rsid w:val="00777617"/>
    <w:rsid w:val="00796C23"/>
    <w:rsid w:val="007B208A"/>
    <w:rsid w:val="007C2FD7"/>
    <w:rsid w:val="007C63E2"/>
    <w:rsid w:val="007D36D7"/>
    <w:rsid w:val="008105FF"/>
    <w:rsid w:val="00812611"/>
    <w:rsid w:val="0081725E"/>
    <w:rsid w:val="00825FF6"/>
    <w:rsid w:val="00837925"/>
    <w:rsid w:val="00846627"/>
    <w:rsid w:val="00883551"/>
    <w:rsid w:val="008A3D63"/>
    <w:rsid w:val="008B045A"/>
    <w:rsid w:val="008B70A3"/>
    <w:rsid w:val="008D0DF4"/>
    <w:rsid w:val="008D5C9C"/>
    <w:rsid w:val="008D7854"/>
    <w:rsid w:val="008F3073"/>
    <w:rsid w:val="0090334E"/>
    <w:rsid w:val="0091496E"/>
    <w:rsid w:val="00917479"/>
    <w:rsid w:val="009175F4"/>
    <w:rsid w:val="009216A3"/>
    <w:rsid w:val="009225D3"/>
    <w:rsid w:val="00926486"/>
    <w:rsid w:val="00943422"/>
    <w:rsid w:val="00953B1C"/>
    <w:rsid w:val="00954DE3"/>
    <w:rsid w:val="00956BF4"/>
    <w:rsid w:val="009620EB"/>
    <w:rsid w:val="00966F4A"/>
    <w:rsid w:val="00970F7B"/>
    <w:rsid w:val="0099771F"/>
    <w:rsid w:val="009A1CE8"/>
    <w:rsid w:val="009B4D94"/>
    <w:rsid w:val="009C30E2"/>
    <w:rsid w:val="009D548B"/>
    <w:rsid w:val="009D627C"/>
    <w:rsid w:val="009D7031"/>
    <w:rsid w:val="009E3394"/>
    <w:rsid w:val="00A14EC4"/>
    <w:rsid w:val="00A23E6F"/>
    <w:rsid w:val="00A2484B"/>
    <w:rsid w:val="00A47F45"/>
    <w:rsid w:val="00A54E51"/>
    <w:rsid w:val="00A568D5"/>
    <w:rsid w:val="00A56FD3"/>
    <w:rsid w:val="00AA79D4"/>
    <w:rsid w:val="00AB1BE1"/>
    <w:rsid w:val="00AC164E"/>
    <w:rsid w:val="00AC35BD"/>
    <w:rsid w:val="00AC3AF4"/>
    <w:rsid w:val="00AE2B20"/>
    <w:rsid w:val="00AF3D45"/>
    <w:rsid w:val="00AF3F9E"/>
    <w:rsid w:val="00B21722"/>
    <w:rsid w:val="00B41D7A"/>
    <w:rsid w:val="00B54FEE"/>
    <w:rsid w:val="00B60FC2"/>
    <w:rsid w:val="00B80C55"/>
    <w:rsid w:val="00BA64A7"/>
    <w:rsid w:val="00BA6917"/>
    <w:rsid w:val="00BB6A53"/>
    <w:rsid w:val="00BC3650"/>
    <w:rsid w:val="00BD1F3F"/>
    <w:rsid w:val="00BD5CB7"/>
    <w:rsid w:val="00C000AA"/>
    <w:rsid w:val="00C103BD"/>
    <w:rsid w:val="00C152D9"/>
    <w:rsid w:val="00C21976"/>
    <w:rsid w:val="00C21CAF"/>
    <w:rsid w:val="00C34C8F"/>
    <w:rsid w:val="00C40529"/>
    <w:rsid w:val="00C463EF"/>
    <w:rsid w:val="00C47CDE"/>
    <w:rsid w:val="00C51B46"/>
    <w:rsid w:val="00C606E8"/>
    <w:rsid w:val="00C773B7"/>
    <w:rsid w:val="00CA183D"/>
    <w:rsid w:val="00CA6FFD"/>
    <w:rsid w:val="00CB07ED"/>
    <w:rsid w:val="00CB47F1"/>
    <w:rsid w:val="00CD5CE7"/>
    <w:rsid w:val="00CE48EF"/>
    <w:rsid w:val="00CF2088"/>
    <w:rsid w:val="00CF57D0"/>
    <w:rsid w:val="00CF60D0"/>
    <w:rsid w:val="00CF6A63"/>
    <w:rsid w:val="00D0170C"/>
    <w:rsid w:val="00D02E13"/>
    <w:rsid w:val="00D041B5"/>
    <w:rsid w:val="00D1299E"/>
    <w:rsid w:val="00D25D2A"/>
    <w:rsid w:val="00D62469"/>
    <w:rsid w:val="00D63292"/>
    <w:rsid w:val="00D75926"/>
    <w:rsid w:val="00DA3030"/>
    <w:rsid w:val="00DA578A"/>
    <w:rsid w:val="00DB1044"/>
    <w:rsid w:val="00DE1B15"/>
    <w:rsid w:val="00DF002F"/>
    <w:rsid w:val="00E061B8"/>
    <w:rsid w:val="00E2565D"/>
    <w:rsid w:val="00E3580E"/>
    <w:rsid w:val="00E43B4E"/>
    <w:rsid w:val="00E71419"/>
    <w:rsid w:val="00E734B8"/>
    <w:rsid w:val="00E82290"/>
    <w:rsid w:val="00E83167"/>
    <w:rsid w:val="00E9244A"/>
    <w:rsid w:val="00E96F33"/>
    <w:rsid w:val="00E9741B"/>
    <w:rsid w:val="00EA155B"/>
    <w:rsid w:val="00EA5039"/>
    <w:rsid w:val="00EB555C"/>
    <w:rsid w:val="00EB64D3"/>
    <w:rsid w:val="00EB67CA"/>
    <w:rsid w:val="00ED32EF"/>
    <w:rsid w:val="00EE0BE7"/>
    <w:rsid w:val="00EE4895"/>
    <w:rsid w:val="00EE75EB"/>
    <w:rsid w:val="00EF0A78"/>
    <w:rsid w:val="00EF617A"/>
    <w:rsid w:val="00F04702"/>
    <w:rsid w:val="00F35AF3"/>
    <w:rsid w:val="00F35DD9"/>
    <w:rsid w:val="00F43065"/>
    <w:rsid w:val="00F53E21"/>
    <w:rsid w:val="00F7700D"/>
    <w:rsid w:val="00FA1BAA"/>
    <w:rsid w:val="00FA32A2"/>
    <w:rsid w:val="00FD4CA6"/>
    <w:rsid w:val="00FF6EF0"/>
    <w:rsid w:val="00FF78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58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before="120"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BBA"/>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75926"/>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75926"/>
    <w:pPr>
      <w:ind w:left="720"/>
      <w:contextualSpacing/>
    </w:pPr>
  </w:style>
  <w:style w:type="paragraph" w:styleId="BalloonText">
    <w:name w:val="Balloon Text"/>
    <w:basedOn w:val="Normal"/>
    <w:link w:val="BalloonTextChar"/>
    <w:uiPriority w:val="99"/>
    <w:semiHidden/>
    <w:unhideWhenUsed/>
    <w:rsid w:val="00DB104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1044"/>
    <w:rPr>
      <w:rFonts w:ascii="Tahoma" w:hAnsi="Tahoma" w:cs="Tahoma"/>
      <w:sz w:val="16"/>
      <w:szCs w:val="16"/>
    </w:rPr>
  </w:style>
  <w:style w:type="paragraph" w:styleId="Header">
    <w:name w:val="header"/>
    <w:basedOn w:val="Normal"/>
    <w:link w:val="HeaderChar"/>
    <w:uiPriority w:val="99"/>
    <w:unhideWhenUsed/>
    <w:rsid w:val="000B0D9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B0D9C"/>
  </w:style>
  <w:style w:type="paragraph" w:styleId="Footer">
    <w:name w:val="footer"/>
    <w:basedOn w:val="Normal"/>
    <w:link w:val="FooterChar"/>
    <w:uiPriority w:val="99"/>
    <w:unhideWhenUsed/>
    <w:rsid w:val="000B0D9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B0D9C"/>
  </w:style>
  <w:style w:type="character" w:styleId="Hyperlink">
    <w:name w:val="Hyperlink"/>
    <w:uiPriority w:val="99"/>
    <w:rsid w:val="00E061B8"/>
    <w:rPr>
      <w:color w:val="0000FF"/>
      <w:u w:val="single"/>
    </w:rPr>
  </w:style>
  <w:style w:type="paragraph" w:styleId="TOC1">
    <w:name w:val="toc 1"/>
    <w:basedOn w:val="Normal"/>
    <w:next w:val="Normal"/>
    <w:autoRedefine/>
    <w:rsid w:val="00EE75EB"/>
    <w:pPr>
      <w:tabs>
        <w:tab w:val="left" w:pos="567"/>
        <w:tab w:val="right" w:leader="dot" w:pos="8520"/>
        <w:tab w:val="right" w:leader="dot" w:pos="9395"/>
      </w:tabs>
      <w:spacing w:before="0" w:after="0"/>
    </w:pPr>
    <w:rPr>
      <w:rFonts w:eastAsia="Times New Roman" w:cs="Times New Roman"/>
      <w:noProof/>
      <w:szCs w:val="24"/>
    </w:rPr>
  </w:style>
  <w:style w:type="character" w:styleId="CommentReference">
    <w:name w:val="annotation reference"/>
    <w:semiHidden/>
    <w:unhideWhenUsed/>
    <w:rsid w:val="002608A9"/>
    <w:rPr>
      <w:sz w:val="16"/>
      <w:szCs w:val="16"/>
    </w:rPr>
  </w:style>
  <w:style w:type="paragraph" w:styleId="CommentText">
    <w:name w:val="annotation text"/>
    <w:basedOn w:val="Normal"/>
    <w:link w:val="CommentTextChar"/>
    <w:semiHidden/>
    <w:unhideWhenUsed/>
    <w:rsid w:val="002608A9"/>
    <w:pPr>
      <w:spacing w:before="0" w:after="0" w:line="240" w:lineRule="auto"/>
      <w:jc w:val="left"/>
    </w:pPr>
    <w:rPr>
      <w:rFonts w:eastAsia="Times New Roman" w:cs="Times New Roman"/>
      <w:sz w:val="20"/>
      <w:szCs w:val="20"/>
    </w:rPr>
  </w:style>
  <w:style w:type="character" w:customStyle="1" w:styleId="CommentTextChar">
    <w:name w:val="Comment Text Char"/>
    <w:basedOn w:val="DefaultParagraphFont"/>
    <w:link w:val="CommentText"/>
    <w:semiHidden/>
    <w:rsid w:val="002608A9"/>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40529"/>
    <w:pPr>
      <w:spacing w:before="120" w:after="120"/>
      <w:jc w:val="both"/>
    </w:pPr>
    <w:rPr>
      <w:rFonts w:eastAsiaTheme="minorHAnsi" w:cstheme="minorBidi"/>
      <w:b/>
      <w:bCs/>
    </w:rPr>
  </w:style>
  <w:style w:type="character" w:customStyle="1" w:styleId="CommentSubjectChar">
    <w:name w:val="Comment Subject Char"/>
    <w:basedOn w:val="CommentTextChar"/>
    <w:link w:val="CommentSubject"/>
    <w:uiPriority w:val="99"/>
    <w:semiHidden/>
    <w:rsid w:val="00C40529"/>
    <w:rPr>
      <w:rFonts w:eastAsia="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before="120"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BBA"/>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75926"/>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75926"/>
    <w:pPr>
      <w:ind w:left="720"/>
      <w:contextualSpacing/>
    </w:pPr>
  </w:style>
  <w:style w:type="paragraph" w:styleId="BalloonText">
    <w:name w:val="Balloon Text"/>
    <w:basedOn w:val="Normal"/>
    <w:link w:val="BalloonTextChar"/>
    <w:uiPriority w:val="99"/>
    <w:semiHidden/>
    <w:unhideWhenUsed/>
    <w:rsid w:val="00DB104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1044"/>
    <w:rPr>
      <w:rFonts w:ascii="Tahoma" w:hAnsi="Tahoma" w:cs="Tahoma"/>
      <w:sz w:val="16"/>
      <w:szCs w:val="16"/>
    </w:rPr>
  </w:style>
  <w:style w:type="paragraph" w:styleId="Header">
    <w:name w:val="header"/>
    <w:basedOn w:val="Normal"/>
    <w:link w:val="HeaderChar"/>
    <w:uiPriority w:val="99"/>
    <w:unhideWhenUsed/>
    <w:rsid w:val="000B0D9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B0D9C"/>
  </w:style>
  <w:style w:type="paragraph" w:styleId="Footer">
    <w:name w:val="footer"/>
    <w:basedOn w:val="Normal"/>
    <w:link w:val="FooterChar"/>
    <w:uiPriority w:val="99"/>
    <w:unhideWhenUsed/>
    <w:rsid w:val="000B0D9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B0D9C"/>
  </w:style>
  <w:style w:type="character" w:styleId="Hyperlink">
    <w:name w:val="Hyperlink"/>
    <w:uiPriority w:val="99"/>
    <w:rsid w:val="00E061B8"/>
    <w:rPr>
      <w:color w:val="0000FF"/>
      <w:u w:val="single"/>
    </w:rPr>
  </w:style>
  <w:style w:type="paragraph" w:styleId="TOC1">
    <w:name w:val="toc 1"/>
    <w:basedOn w:val="Normal"/>
    <w:next w:val="Normal"/>
    <w:autoRedefine/>
    <w:rsid w:val="00EE75EB"/>
    <w:pPr>
      <w:tabs>
        <w:tab w:val="left" w:pos="567"/>
        <w:tab w:val="right" w:leader="dot" w:pos="8520"/>
        <w:tab w:val="right" w:leader="dot" w:pos="9395"/>
      </w:tabs>
      <w:spacing w:before="0" w:after="0"/>
    </w:pPr>
    <w:rPr>
      <w:rFonts w:eastAsia="Times New Roman" w:cs="Times New Roman"/>
      <w:noProof/>
      <w:szCs w:val="24"/>
    </w:rPr>
  </w:style>
  <w:style w:type="character" w:styleId="CommentReference">
    <w:name w:val="annotation reference"/>
    <w:semiHidden/>
    <w:unhideWhenUsed/>
    <w:rsid w:val="002608A9"/>
    <w:rPr>
      <w:sz w:val="16"/>
      <w:szCs w:val="16"/>
    </w:rPr>
  </w:style>
  <w:style w:type="paragraph" w:styleId="CommentText">
    <w:name w:val="annotation text"/>
    <w:basedOn w:val="Normal"/>
    <w:link w:val="CommentTextChar"/>
    <w:semiHidden/>
    <w:unhideWhenUsed/>
    <w:rsid w:val="002608A9"/>
    <w:pPr>
      <w:spacing w:before="0" w:after="0" w:line="240" w:lineRule="auto"/>
      <w:jc w:val="left"/>
    </w:pPr>
    <w:rPr>
      <w:rFonts w:eastAsia="Times New Roman" w:cs="Times New Roman"/>
      <w:sz w:val="20"/>
      <w:szCs w:val="20"/>
    </w:rPr>
  </w:style>
  <w:style w:type="character" w:customStyle="1" w:styleId="CommentTextChar">
    <w:name w:val="Comment Text Char"/>
    <w:basedOn w:val="DefaultParagraphFont"/>
    <w:link w:val="CommentText"/>
    <w:semiHidden/>
    <w:rsid w:val="002608A9"/>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40529"/>
    <w:pPr>
      <w:spacing w:before="120" w:after="120"/>
      <w:jc w:val="both"/>
    </w:pPr>
    <w:rPr>
      <w:rFonts w:eastAsiaTheme="minorHAnsi" w:cstheme="minorBidi"/>
      <w:b/>
      <w:bCs/>
    </w:rPr>
  </w:style>
  <w:style w:type="character" w:customStyle="1" w:styleId="CommentSubjectChar">
    <w:name w:val="Comment Subject Char"/>
    <w:basedOn w:val="CommentTextChar"/>
    <w:link w:val="CommentSubject"/>
    <w:uiPriority w:val="99"/>
    <w:semiHidden/>
    <w:rsid w:val="00C40529"/>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FD83B8-1A9E-471E-8EA0-3663BAC07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1833</TotalTime>
  <Pages>10</Pages>
  <Words>2012</Words>
  <Characters>11471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dangtung</dc:creator>
  <cp:lastModifiedBy>Tuan Minh</cp:lastModifiedBy>
  <cp:revision>237</cp:revision>
  <cp:lastPrinted>2022-04-13T08:52:00Z</cp:lastPrinted>
  <dcterms:created xsi:type="dcterms:W3CDTF">2023-12-29T01:00:00Z</dcterms:created>
  <dcterms:modified xsi:type="dcterms:W3CDTF">2025-07-04T10:44:00Z</dcterms:modified>
</cp:coreProperties>
</file>